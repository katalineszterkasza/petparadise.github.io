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2E5F" w:rsidRPr="00CD1D6B" w:rsidRDefault="00551F6F">
      <w:pPr>
        <w:jc w:val="center"/>
      </w:pPr>
      <w:r w:rsidRPr="00CD1D6B">
        <w:t>BGSzC Pestszentlőrinci Közgazdasági és Informatikai Szakgimnáziuma</w:t>
      </w:r>
    </w:p>
    <w:p w:rsidR="00712E5F" w:rsidRPr="00CD1D6B" w:rsidRDefault="00551F6F">
      <w:pPr>
        <w:jc w:val="center"/>
      </w:pPr>
      <w:r w:rsidRPr="00CD1D6B">
        <w:rPr>
          <w:rStyle w:val="NoneA"/>
        </w:rPr>
        <w:t>1184 Budapest Hengersor 34.</w:t>
      </w:r>
    </w:p>
    <w:p w:rsidR="00712E5F" w:rsidRPr="0018244B" w:rsidRDefault="00551F6F">
      <w:pPr>
        <w:pStyle w:val="TitleA"/>
        <w:ind w:left="357" w:firstLine="0"/>
      </w:pPr>
      <w:r w:rsidRPr="0018244B">
        <w:rPr>
          <w:rStyle w:val="NoneA"/>
        </w:rPr>
        <w:t>Vizsgaremek dokumentáci</w:t>
      </w:r>
      <w:r w:rsidRPr="0018244B">
        <w:t>ó</w:t>
      </w:r>
    </w:p>
    <w:p w:rsidR="00712E5F" w:rsidRDefault="00551F6F" w:rsidP="0018244B">
      <w:pPr>
        <w:pStyle w:val="SubtitleA"/>
        <w:tabs>
          <w:tab w:val="left" w:pos="4962"/>
        </w:tabs>
        <w:spacing w:after="240"/>
        <w:rPr>
          <w:rFonts w:ascii="Times New Roman" w:hAnsi="Times New Roman"/>
          <w:u w:val="single"/>
          <w:lang w:val="hu-HU"/>
        </w:rPr>
      </w:pPr>
      <w:r w:rsidRPr="0018244B">
        <w:rPr>
          <w:rFonts w:ascii="Times New Roman" w:hAnsi="Times New Roman"/>
          <w:u w:val="single"/>
          <w:lang w:val="hu-HU"/>
        </w:rPr>
        <w:t>Pet Paradise Állatmenhely Honlapja</w:t>
      </w:r>
    </w:p>
    <w:p w:rsidR="0018244B" w:rsidRDefault="0018244B" w:rsidP="0018244B"/>
    <w:p w:rsidR="0018244B" w:rsidRPr="0018244B" w:rsidRDefault="0018244B" w:rsidP="0018244B"/>
    <w:p w:rsidR="00CD1D6B" w:rsidRPr="00CD1D6B" w:rsidRDefault="00CD1D6B" w:rsidP="00CD1D6B">
      <w:pPr>
        <w:rPr>
          <w:del w:id="0" w:author="Katalin Eszter Kasza" w:date="2022-04-29T16:24:00Z"/>
        </w:rPr>
      </w:pPr>
    </w:p>
    <w:p w:rsidR="00712E5F" w:rsidRPr="00CD1D6B" w:rsidRDefault="00551F6F">
      <w:pPr>
        <w:pStyle w:val="SubtitleA"/>
        <w:tabs>
          <w:tab w:val="left" w:pos="4962"/>
        </w:tabs>
        <w:spacing w:after="240"/>
        <w:jc w:val="left"/>
        <w:rPr>
          <w:rFonts w:ascii="Times New Roman" w:eastAsia="Times New Roman" w:hAnsi="Times New Roman" w:cs="Times New Roman"/>
          <w:sz w:val="22"/>
          <w:szCs w:val="22"/>
          <w:lang w:val="hu-HU"/>
        </w:rPr>
      </w:pPr>
      <w:r w:rsidRPr="00CD1D6B">
        <w:rPr>
          <w:rFonts w:ascii="Times New Roman" w:hAnsi="Times New Roman"/>
          <w:sz w:val="22"/>
          <w:szCs w:val="22"/>
          <w:lang w:val="hu-HU"/>
        </w:rPr>
        <w:t>A csoport tagjai:</w:t>
      </w:r>
      <w:r w:rsidRPr="00CD1D6B">
        <w:rPr>
          <w:rStyle w:val="NoneA"/>
          <w:lang w:val="hu-HU"/>
        </w:rPr>
        <w:tab/>
      </w:r>
      <w:r w:rsidRPr="00CD1D6B">
        <w:rPr>
          <w:rFonts w:ascii="Times New Roman" w:hAnsi="Times New Roman"/>
          <w:sz w:val="22"/>
          <w:szCs w:val="22"/>
          <w:lang w:val="hu-HU"/>
        </w:rPr>
        <w:t>Készítette:</w:t>
      </w:r>
    </w:p>
    <w:p w:rsidR="00712E5F" w:rsidRPr="00CD1D6B" w:rsidRDefault="00551F6F">
      <w:pPr>
        <w:tabs>
          <w:tab w:val="left" w:pos="4962"/>
        </w:tabs>
      </w:pPr>
      <w:r w:rsidRPr="00CD1D6B">
        <w:rPr>
          <w:rStyle w:val="NoneA"/>
        </w:rPr>
        <w:t xml:space="preserve">Kasza Katalin Eszter </w:t>
      </w:r>
      <w:r w:rsidRPr="00CD1D6B">
        <w:rPr>
          <w:rStyle w:val="NoneA"/>
        </w:rPr>
        <w:tab/>
        <w:t>Kasza Katalin Eszte</w:t>
      </w:r>
      <w:ins w:id="1" w:author="Katalin Eszter Kasza" w:date="2022-04-29T16:24:00Z">
        <w:r w:rsidRPr="00CD1D6B">
          <w:rPr>
            <w:rStyle w:val="NoneA"/>
          </w:rPr>
          <w:t>r</w:t>
        </w:r>
      </w:ins>
    </w:p>
    <w:p w:rsidR="00712E5F" w:rsidRPr="00CD1D6B" w:rsidRDefault="00551F6F">
      <w:pPr>
        <w:tabs>
          <w:tab w:val="left" w:pos="4962"/>
        </w:tabs>
      </w:pPr>
      <w:r w:rsidRPr="00CD1D6B">
        <w:t>Bécsi Adél</w:t>
      </w:r>
      <w:r w:rsidRPr="00CD1D6B">
        <w:tab/>
        <w:t>Bécsi Adél</w:t>
      </w:r>
    </w:p>
    <w:p w:rsidR="00712E5F" w:rsidRPr="00CD1D6B" w:rsidRDefault="00551F6F">
      <w:pPr>
        <w:spacing w:after="0" w:line="240" w:lineRule="auto"/>
        <w:ind w:firstLine="0"/>
      </w:pPr>
      <w:r w:rsidRPr="00CD1D6B">
        <w:rPr>
          <w:rFonts w:ascii="Arial Unicode MS" w:hAnsi="Arial Unicode MS"/>
        </w:rPr>
        <w:br w:type="page"/>
      </w:r>
    </w:p>
    <w:p w:rsidR="00712E5F" w:rsidRPr="00CD1D6B" w:rsidRDefault="00551F6F">
      <w:pPr>
        <w:tabs>
          <w:tab w:val="left" w:pos="4962"/>
        </w:tabs>
        <w:rPr>
          <w:b/>
          <w:bCs/>
          <w:i/>
          <w:iCs/>
          <w:color w:val="4F6228"/>
          <w:spacing w:val="15"/>
          <w:sz w:val="56"/>
          <w:szCs w:val="56"/>
          <w:u w:color="4F6228"/>
        </w:rPr>
      </w:pPr>
      <w:r w:rsidRPr="00CD1D6B">
        <w:rPr>
          <w:b/>
          <w:bCs/>
          <w:i/>
          <w:iCs/>
          <w:color w:val="4F6228"/>
          <w:spacing w:val="15"/>
          <w:sz w:val="56"/>
          <w:szCs w:val="56"/>
          <w:u w:color="4F6228"/>
        </w:rPr>
        <w:lastRenderedPageBreak/>
        <w:t>Tartalom</w:t>
      </w:r>
    </w:p>
    <w:p w:rsidR="00712E5F" w:rsidRPr="00CD1D6B" w:rsidRDefault="00551F6F">
      <w:r w:rsidRPr="00CD1D6B">
        <w:rPr>
          <w:b/>
          <w:bCs/>
          <w:i/>
          <w:iCs/>
          <w:color w:val="4F6228"/>
          <w:spacing w:val="15"/>
          <w:sz w:val="56"/>
          <w:szCs w:val="56"/>
          <w:u w:color="4F6228"/>
        </w:rPr>
        <w:fldChar w:fldCharType="begin"/>
      </w:r>
      <w:r w:rsidRPr="00CD1D6B">
        <w:rPr>
          <w:b/>
          <w:bCs/>
          <w:i/>
          <w:iCs/>
          <w:color w:val="4F6228"/>
          <w:spacing w:val="15"/>
          <w:sz w:val="56"/>
          <w:szCs w:val="56"/>
          <w:u w:color="4F6228"/>
        </w:rPr>
        <w:instrText xml:space="preserve"> TOC \t "heading 1, 1,heading 2, 2,heading 3, 3"</w:instrText>
      </w:r>
      <w:r w:rsidRPr="00CD1D6B">
        <w:rPr>
          <w:b/>
          <w:bCs/>
          <w:i/>
          <w:iCs/>
          <w:color w:val="4F6228"/>
          <w:spacing w:val="15"/>
          <w:sz w:val="56"/>
          <w:szCs w:val="56"/>
          <w:u w:color="4F6228"/>
        </w:rPr>
        <w:fldChar w:fldCharType="separate"/>
      </w:r>
    </w:p>
    <w:p w:rsidR="00712E5F" w:rsidRPr="00CD1D6B" w:rsidRDefault="00551F6F">
      <w:pPr>
        <w:pStyle w:val="TJ1"/>
        <w:numPr>
          <w:ilvl w:val="0"/>
          <w:numId w:val="1"/>
        </w:numPr>
      </w:pPr>
      <w:r w:rsidRPr="00CD1D6B">
        <w:rPr>
          <w:rFonts w:eastAsia="Arial Unicode MS" w:cs="Arial Unicode MS"/>
        </w:rPr>
        <w:t>Bevezetés</w:t>
      </w:r>
      <w:r w:rsidRPr="00CD1D6B">
        <w:rPr>
          <w:rFonts w:eastAsia="Arial Unicode MS" w:cs="Arial Unicode MS"/>
        </w:rPr>
        <w:tab/>
      </w:r>
      <w:r w:rsidRPr="00CD1D6B">
        <w:fldChar w:fldCharType="begin"/>
      </w:r>
      <w:r w:rsidRPr="00CD1D6B">
        <w:instrText xml:space="preserve"> PAGEREF _Toc \h </w:instrText>
      </w:r>
      <w:r w:rsidRPr="00CD1D6B">
        <w:fldChar w:fldCharType="separate"/>
      </w:r>
      <w:r w:rsidR="0018244B">
        <w:rPr>
          <w:noProof/>
        </w:rPr>
        <w:t>3</w:t>
      </w:r>
      <w:r w:rsidRPr="00CD1D6B">
        <w:fldChar w:fldCharType="end"/>
      </w:r>
    </w:p>
    <w:p w:rsidR="00712E5F" w:rsidRPr="00CD1D6B" w:rsidRDefault="00551F6F" w:rsidP="00484B12">
      <w:pPr>
        <w:pStyle w:val="TJ2"/>
        <w:numPr>
          <w:ilvl w:val="1"/>
          <w:numId w:val="1"/>
        </w:numPr>
      </w:pPr>
      <w:r w:rsidRPr="00CD1D6B">
        <w:rPr>
          <w:rFonts w:eastAsia="Arial Unicode MS" w:cs="Arial Unicode MS"/>
        </w:rPr>
        <w:t>Célkitűzés</w:t>
      </w:r>
      <w:r w:rsidRPr="00CD1D6B">
        <w:rPr>
          <w:rFonts w:eastAsia="Arial Unicode MS" w:cs="Arial Unicode MS"/>
        </w:rPr>
        <w:tab/>
      </w:r>
      <w:r w:rsidRPr="00CD1D6B">
        <w:fldChar w:fldCharType="begin"/>
      </w:r>
      <w:r w:rsidRPr="00CD1D6B">
        <w:instrText xml:space="preserve"> PAGEREF _Toc1 \h </w:instrText>
      </w:r>
      <w:r w:rsidRPr="00CD1D6B">
        <w:fldChar w:fldCharType="separate"/>
      </w:r>
      <w:r w:rsidR="0018244B">
        <w:rPr>
          <w:noProof/>
        </w:rPr>
        <w:t>3</w:t>
      </w:r>
      <w:r w:rsidRPr="00CD1D6B">
        <w:fldChar w:fldCharType="end"/>
      </w:r>
    </w:p>
    <w:p w:rsidR="00712E5F" w:rsidRPr="00CD1D6B" w:rsidRDefault="00551F6F">
      <w:pPr>
        <w:pStyle w:val="TJ2"/>
        <w:numPr>
          <w:ilvl w:val="1"/>
          <w:numId w:val="2"/>
        </w:numPr>
      </w:pPr>
      <w:r w:rsidRPr="00CD1D6B">
        <w:rPr>
          <w:rFonts w:eastAsia="Arial Unicode MS" w:cs="Arial Unicode MS"/>
        </w:rPr>
        <w:t>A felhasznált ismeretek</w:t>
      </w:r>
      <w:r w:rsidRPr="00CD1D6B">
        <w:rPr>
          <w:rFonts w:eastAsia="Arial Unicode MS" w:cs="Arial Unicode MS"/>
        </w:rPr>
        <w:tab/>
      </w:r>
      <w:r w:rsidRPr="00CD1D6B">
        <w:fldChar w:fldCharType="begin"/>
      </w:r>
      <w:r w:rsidRPr="00CD1D6B">
        <w:instrText xml:space="preserve"> PAGEREF _Toc3 \h </w:instrText>
      </w:r>
      <w:r w:rsidRPr="00CD1D6B">
        <w:fldChar w:fldCharType="separate"/>
      </w:r>
      <w:r w:rsidR="0018244B">
        <w:rPr>
          <w:noProof/>
        </w:rPr>
        <w:t>3</w:t>
      </w:r>
      <w:r w:rsidRPr="00CD1D6B">
        <w:fldChar w:fldCharType="end"/>
      </w:r>
    </w:p>
    <w:p w:rsidR="00712E5F" w:rsidRPr="00CD1D6B" w:rsidRDefault="00551F6F">
      <w:pPr>
        <w:pStyle w:val="TJ2"/>
        <w:numPr>
          <w:ilvl w:val="1"/>
          <w:numId w:val="3"/>
        </w:numPr>
      </w:pPr>
      <w:r w:rsidRPr="00CD1D6B">
        <w:rPr>
          <w:rFonts w:eastAsia="Arial Unicode MS" w:cs="Arial Unicode MS"/>
        </w:rPr>
        <w:t>A felhasznált szoftverek</w:t>
      </w:r>
      <w:r w:rsidRPr="00CD1D6B">
        <w:rPr>
          <w:rFonts w:eastAsia="Arial Unicode MS" w:cs="Arial Unicode MS"/>
        </w:rPr>
        <w:tab/>
      </w:r>
      <w:r w:rsidRPr="00CD1D6B">
        <w:fldChar w:fldCharType="begin"/>
      </w:r>
      <w:r w:rsidRPr="00CD1D6B">
        <w:instrText xml:space="preserve"> PAGEREF _Toc4 \h </w:instrText>
      </w:r>
      <w:r w:rsidRPr="00CD1D6B">
        <w:fldChar w:fldCharType="separate"/>
      </w:r>
      <w:r w:rsidR="0018244B">
        <w:rPr>
          <w:noProof/>
        </w:rPr>
        <w:t>4</w:t>
      </w:r>
      <w:r w:rsidRPr="00CD1D6B">
        <w:fldChar w:fldCharType="end"/>
      </w:r>
    </w:p>
    <w:p w:rsidR="00712E5F" w:rsidRPr="00CD1D6B" w:rsidRDefault="00551F6F">
      <w:pPr>
        <w:pStyle w:val="TJ1"/>
        <w:numPr>
          <w:ilvl w:val="0"/>
          <w:numId w:val="4"/>
        </w:numPr>
      </w:pPr>
      <w:r w:rsidRPr="00CD1D6B">
        <w:rPr>
          <w:rFonts w:eastAsia="Arial Unicode MS" w:cs="Arial Unicode MS"/>
        </w:rPr>
        <w:t>Felhasználói dokumentáció</w:t>
      </w:r>
      <w:r w:rsidRPr="00CD1D6B">
        <w:rPr>
          <w:rFonts w:eastAsia="Arial Unicode MS" w:cs="Arial Unicode MS"/>
        </w:rPr>
        <w:tab/>
      </w:r>
      <w:r w:rsidRPr="00CD1D6B">
        <w:fldChar w:fldCharType="begin"/>
      </w:r>
      <w:r w:rsidRPr="00CD1D6B">
        <w:instrText xml:space="preserve"> PAGEREF _Toc5 \h </w:instrText>
      </w:r>
      <w:r w:rsidRPr="00CD1D6B">
        <w:fldChar w:fldCharType="separate"/>
      </w:r>
      <w:r w:rsidR="0018244B">
        <w:rPr>
          <w:noProof/>
        </w:rPr>
        <w:t>5</w:t>
      </w:r>
      <w:r w:rsidRPr="00CD1D6B">
        <w:fldChar w:fldCharType="end"/>
      </w:r>
    </w:p>
    <w:p w:rsidR="00712E5F" w:rsidRPr="00CD1D6B" w:rsidRDefault="00551F6F">
      <w:pPr>
        <w:pStyle w:val="TJ2"/>
        <w:numPr>
          <w:ilvl w:val="1"/>
          <w:numId w:val="1"/>
        </w:numPr>
      </w:pPr>
      <w:r w:rsidRPr="00CD1D6B">
        <w:rPr>
          <w:rFonts w:eastAsia="Arial Unicode MS" w:cs="Arial Unicode MS"/>
        </w:rPr>
        <w:t>A program általános specifikációja</w:t>
      </w:r>
      <w:r w:rsidRPr="00CD1D6B">
        <w:rPr>
          <w:rFonts w:eastAsia="Arial Unicode MS" w:cs="Arial Unicode MS"/>
        </w:rPr>
        <w:tab/>
      </w:r>
      <w:r w:rsidRPr="00CD1D6B">
        <w:fldChar w:fldCharType="begin"/>
      </w:r>
      <w:r w:rsidRPr="00CD1D6B">
        <w:instrText xml:space="preserve"> PAGEREF _Toc6 \h </w:instrText>
      </w:r>
      <w:r w:rsidRPr="00CD1D6B">
        <w:fldChar w:fldCharType="separate"/>
      </w:r>
      <w:r w:rsidR="0018244B">
        <w:rPr>
          <w:noProof/>
        </w:rPr>
        <w:t>5</w:t>
      </w:r>
      <w:r w:rsidRPr="00CD1D6B">
        <w:fldChar w:fldCharType="end"/>
      </w:r>
    </w:p>
    <w:p w:rsidR="00712E5F" w:rsidRPr="00CD1D6B" w:rsidRDefault="00551F6F">
      <w:pPr>
        <w:pStyle w:val="TJ3"/>
        <w:numPr>
          <w:ilvl w:val="2"/>
          <w:numId w:val="1"/>
        </w:numPr>
      </w:pPr>
      <w:r w:rsidRPr="00CD1D6B">
        <w:rPr>
          <w:rFonts w:eastAsia="Arial Unicode MS" w:cs="Arial Unicode MS"/>
        </w:rPr>
        <w:t>Hardver követelmények</w:t>
      </w:r>
      <w:r w:rsidRPr="00CD1D6B">
        <w:rPr>
          <w:rFonts w:eastAsia="Arial Unicode MS" w:cs="Arial Unicode MS"/>
        </w:rPr>
        <w:tab/>
      </w:r>
      <w:r w:rsidRPr="00CD1D6B">
        <w:fldChar w:fldCharType="begin"/>
      </w:r>
      <w:r w:rsidRPr="00CD1D6B">
        <w:instrText xml:space="preserve"> PAGEREF _Toc8 \h </w:instrText>
      </w:r>
      <w:r w:rsidRPr="00CD1D6B">
        <w:fldChar w:fldCharType="separate"/>
      </w:r>
      <w:r w:rsidR="0018244B">
        <w:rPr>
          <w:noProof/>
        </w:rPr>
        <w:t>5</w:t>
      </w:r>
      <w:r w:rsidRPr="00CD1D6B">
        <w:fldChar w:fldCharType="end"/>
      </w:r>
    </w:p>
    <w:p w:rsidR="00712E5F" w:rsidRPr="00CD1D6B" w:rsidRDefault="00551F6F">
      <w:pPr>
        <w:pStyle w:val="TJ3"/>
        <w:numPr>
          <w:ilvl w:val="2"/>
          <w:numId w:val="6"/>
        </w:numPr>
      </w:pPr>
      <w:r w:rsidRPr="00CD1D6B">
        <w:rPr>
          <w:rFonts w:eastAsia="Arial Unicode MS" w:cs="Arial Unicode MS"/>
        </w:rPr>
        <w:t>Szoftver követelmények</w:t>
      </w:r>
      <w:r w:rsidRPr="00CD1D6B">
        <w:rPr>
          <w:rFonts w:eastAsia="Arial Unicode MS" w:cs="Arial Unicode MS"/>
        </w:rPr>
        <w:tab/>
      </w:r>
      <w:r w:rsidRPr="00CD1D6B">
        <w:fldChar w:fldCharType="begin"/>
      </w:r>
      <w:r w:rsidRPr="00CD1D6B">
        <w:instrText xml:space="preserve"> PAGEREF _Toc9 \h </w:instrText>
      </w:r>
      <w:r w:rsidRPr="00CD1D6B">
        <w:fldChar w:fldCharType="separate"/>
      </w:r>
      <w:r w:rsidR="0018244B">
        <w:rPr>
          <w:noProof/>
        </w:rPr>
        <w:t>6</w:t>
      </w:r>
      <w:r w:rsidRPr="00CD1D6B">
        <w:fldChar w:fldCharType="end"/>
      </w:r>
    </w:p>
    <w:p w:rsidR="00712E5F" w:rsidRPr="00CD1D6B" w:rsidRDefault="00551F6F">
      <w:pPr>
        <w:pStyle w:val="TJ3"/>
        <w:numPr>
          <w:ilvl w:val="1"/>
          <w:numId w:val="7"/>
        </w:numPr>
      </w:pPr>
      <w:r w:rsidRPr="00CD1D6B">
        <w:rPr>
          <w:rFonts w:eastAsia="Arial Unicode MS" w:cs="Arial Unicode MS"/>
        </w:rPr>
        <w:t>Weboldal használatának részletes leírása</w:t>
      </w:r>
      <w:r w:rsidRPr="00CD1D6B">
        <w:rPr>
          <w:rFonts w:eastAsia="Arial Unicode MS" w:cs="Arial Unicode MS"/>
        </w:rPr>
        <w:tab/>
      </w:r>
      <w:r w:rsidRPr="00CD1D6B">
        <w:fldChar w:fldCharType="begin"/>
      </w:r>
      <w:r w:rsidRPr="00CD1D6B">
        <w:instrText xml:space="preserve"> PAGEREF _Toc10 \h </w:instrText>
      </w:r>
      <w:r w:rsidRPr="00CD1D6B">
        <w:fldChar w:fldCharType="separate"/>
      </w:r>
      <w:r w:rsidR="0018244B">
        <w:rPr>
          <w:noProof/>
        </w:rPr>
        <w:t>6</w:t>
      </w:r>
      <w:r w:rsidRPr="00CD1D6B">
        <w:fldChar w:fldCharType="end"/>
      </w:r>
    </w:p>
    <w:p w:rsidR="00712E5F" w:rsidRPr="00CD1D6B" w:rsidRDefault="00551F6F">
      <w:pPr>
        <w:pStyle w:val="TJ2"/>
        <w:numPr>
          <w:ilvl w:val="0"/>
          <w:numId w:val="8"/>
        </w:numPr>
      </w:pPr>
      <w:r w:rsidRPr="00CD1D6B">
        <w:rPr>
          <w:rFonts w:eastAsia="Arial Unicode MS" w:cs="Arial Unicode MS"/>
        </w:rPr>
        <w:t>A weboldal felépítése, főbb funkciói</w:t>
      </w:r>
      <w:r w:rsidRPr="00CD1D6B">
        <w:rPr>
          <w:rFonts w:eastAsia="Arial Unicode MS" w:cs="Arial Unicode MS"/>
        </w:rPr>
        <w:tab/>
      </w:r>
      <w:r w:rsidRPr="00CD1D6B">
        <w:fldChar w:fldCharType="begin"/>
      </w:r>
      <w:r w:rsidRPr="00CD1D6B">
        <w:instrText xml:space="preserve"> PAGEREF _Toc11 \h </w:instrText>
      </w:r>
      <w:r w:rsidRPr="00CD1D6B">
        <w:fldChar w:fldCharType="separate"/>
      </w:r>
      <w:r w:rsidR="0018244B">
        <w:rPr>
          <w:noProof/>
        </w:rPr>
        <w:t>8</w:t>
      </w:r>
      <w:r w:rsidRPr="00CD1D6B">
        <w:fldChar w:fldCharType="end"/>
      </w:r>
    </w:p>
    <w:p w:rsidR="00712E5F" w:rsidRPr="00CD1D6B" w:rsidRDefault="0018244B" w:rsidP="0018244B">
      <w:pPr>
        <w:pStyle w:val="TJ1"/>
        <w:tabs>
          <w:tab w:val="clear" w:pos="637"/>
        </w:tabs>
        <w:ind w:left="340" w:firstLine="0"/>
      </w:pPr>
      <w:r>
        <w:rPr>
          <w:rFonts w:eastAsia="Arial Unicode MS" w:cs="Arial Unicode MS"/>
        </w:rPr>
        <w:t>3.1</w:t>
      </w:r>
      <w:r>
        <w:rPr>
          <w:rFonts w:eastAsia="Arial Unicode MS" w:cs="Arial Unicode MS"/>
        </w:rPr>
        <w:tab/>
      </w:r>
      <w:bookmarkStart w:id="2" w:name="_GoBack"/>
      <w:bookmarkEnd w:id="2"/>
      <w:r w:rsidR="00551F6F" w:rsidRPr="00CD1D6B">
        <w:rPr>
          <w:rFonts w:eastAsia="Arial Unicode MS" w:cs="Arial Unicode MS"/>
        </w:rPr>
        <w:t>Fejlesztői dokumentáció</w:t>
      </w:r>
      <w:r w:rsidR="00551F6F" w:rsidRPr="00CD1D6B">
        <w:rPr>
          <w:rFonts w:eastAsia="Arial Unicode MS" w:cs="Arial Unicode MS"/>
        </w:rPr>
        <w:tab/>
      </w:r>
      <w:r w:rsidR="00551F6F" w:rsidRPr="00CD1D6B">
        <w:fldChar w:fldCharType="begin"/>
      </w:r>
      <w:r w:rsidR="00551F6F" w:rsidRPr="00CD1D6B">
        <w:instrText xml:space="preserve"> PAGEREF _Toc13 \h </w:instrText>
      </w:r>
      <w:r w:rsidR="00551F6F" w:rsidRPr="00CD1D6B">
        <w:fldChar w:fldCharType="separate"/>
      </w:r>
      <w:r>
        <w:rPr>
          <w:noProof/>
        </w:rPr>
        <w:t>11</w:t>
      </w:r>
      <w:r w:rsidR="00551F6F" w:rsidRPr="00CD1D6B">
        <w:fldChar w:fldCharType="end"/>
      </w:r>
    </w:p>
    <w:p w:rsidR="00712E5F" w:rsidRPr="00CD1D6B" w:rsidRDefault="00551F6F">
      <w:pPr>
        <w:pStyle w:val="TJ2"/>
        <w:numPr>
          <w:ilvl w:val="1"/>
          <w:numId w:val="10"/>
        </w:numPr>
      </w:pPr>
      <w:r w:rsidRPr="00CD1D6B">
        <w:rPr>
          <w:rFonts w:eastAsia="Arial Unicode MS" w:cs="Arial Unicode MS"/>
        </w:rPr>
        <w:t>Adatmodell leírása</w:t>
      </w:r>
      <w:r w:rsidRPr="00CD1D6B">
        <w:rPr>
          <w:rFonts w:eastAsia="Arial Unicode MS" w:cs="Arial Unicode MS"/>
        </w:rPr>
        <w:tab/>
      </w:r>
      <w:r w:rsidRPr="00CD1D6B">
        <w:fldChar w:fldCharType="begin"/>
      </w:r>
      <w:r w:rsidRPr="00CD1D6B">
        <w:instrText xml:space="preserve"> PAGEREF _Toc14 \h </w:instrText>
      </w:r>
      <w:r w:rsidRPr="00CD1D6B">
        <w:fldChar w:fldCharType="separate"/>
      </w:r>
      <w:r w:rsidR="0018244B">
        <w:rPr>
          <w:noProof/>
        </w:rPr>
        <w:t>21</w:t>
      </w:r>
      <w:r w:rsidRPr="00CD1D6B">
        <w:fldChar w:fldCharType="end"/>
      </w:r>
    </w:p>
    <w:p w:rsidR="00712E5F" w:rsidRPr="00CD1D6B" w:rsidRDefault="00551F6F">
      <w:pPr>
        <w:pStyle w:val="TJ2"/>
        <w:numPr>
          <w:ilvl w:val="1"/>
          <w:numId w:val="11"/>
        </w:numPr>
      </w:pPr>
      <w:r w:rsidRPr="00CD1D6B">
        <w:rPr>
          <w:rFonts w:eastAsia="Arial Unicode MS" w:cs="Arial Unicode MS"/>
        </w:rPr>
        <w:t>Tesztelési dokumentáció</w:t>
      </w:r>
      <w:r w:rsidRPr="00CD1D6B">
        <w:rPr>
          <w:rFonts w:eastAsia="Arial Unicode MS" w:cs="Arial Unicode MS"/>
        </w:rPr>
        <w:tab/>
      </w:r>
      <w:r w:rsidRPr="00CD1D6B">
        <w:fldChar w:fldCharType="begin"/>
      </w:r>
      <w:r w:rsidRPr="00CD1D6B">
        <w:instrText xml:space="preserve"> PAGEREF _Toc15 \h </w:instrText>
      </w:r>
      <w:r w:rsidRPr="00CD1D6B">
        <w:fldChar w:fldCharType="separate"/>
      </w:r>
      <w:r w:rsidR="0018244B">
        <w:rPr>
          <w:noProof/>
        </w:rPr>
        <w:t>23</w:t>
      </w:r>
      <w:r w:rsidRPr="00CD1D6B">
        <w:fldChar w:fldCharType="end"/>
      </w:r>
    </w:p>
    <w:p w:rsidR="00712E5F" w:rsidRPr="00CD1D6B" w:rsidRDefault="00551F6F">
      <w:pPr>
        <w:pStyle w:val="TJ1"/>
        <w:numPr>
          <w:ilvl w:val="0"/>
          <w:numId w:val="12"/>
        </w:numPr>
      </w:pPr>
      <w:r w:rsidRPr="00CD1D6B">
        <w:rPr>
          <w:rFonts w:eastAsia="Arial Unicode MS" w:cs="Arial Unicode MS"/>
        </w:rPr>
        <w:t>Összefoglalás</w:t>
      </w:r>
      <w:r w:rsidRPr="00CD1D6B">
        <w:rPr>
          <w:rFonts w:eastAsia="Arial Unicode MS" w:cs="Arial Unicode MS"/>
        </w:rPr>
        <w:tab/>
      </w:r>
      <w:r w:rsidRPr="00CD1D6B">
        <w:fldChar w:fldCharType="begin"/>
      </w:r>
      <w:r w:rsidRPr="00CD1D6B">
        <w:instrText xml:space="preserve"> PAGEREF _Toc16 \h </w:instrText>
      </w:r>
      <w:r w:rsidRPr="00CD1D6B">
        <w:fldChar w:fldCharType="separate"/>
      </w:r>
      <w:r w:rsidR="0018244B">
        <w:rPr>
          <w:noProof/>
        </w:rPr>
        <w:t>25</w:t>
      </w:r>
      <w:r w:rsidRPr="00CD1D6B">
        <w:fldChar w:fldCharType="end"/>
      </w:r>
    </w:p>
    <w:p w:rsidR="00712E5F" w:rsidRPr="00CD1D6B" w:rsidRDefault="00551F6F">
      <w:pPr>
        <w:pStyle w:val="TJ2"/>
        <w:numPr>
          <w:ilvl w:val="1"/>
          <w:numId w:val="1"/>
        </w:numPr>
      </w:pPr>
      <w:r w:rsidRPr="00CD1D6B">
        <w:rPr>
          <w:rFonts w:eastAsia="Arial Unicode MS" w:cs="Arial Unicode MS"/>
        </w:rPr>
        <w:t>Önértékelés</w:t>
      </w:r>
      <w:r w:rsidRPr="00CD1D6B">
        <w:rPr>
          <w:rFonts w:eastAsia="Arial Unicode MS" w:cs="Arial Unicode MS"/>
        </w:rPr>
        <w:tab/>
      </w:r>
      <w:r w:rsidRPr="00CD1D6B">
        <w:fldChar w:fldCharType="begin"/>
      </w:r>
      <w:r w:rsidRPr="00CD1D6B">
        <w:instrText xml:space="preserve"> PAGEREF _Toc17 \h </w:instrText>
      </w:r>
      <w:r w:rsidRPr="00CD1D6B">
        <w:fldChar w:fldCharType="separate"/>
      </w:r>
      <w:r w:rsidR="0018244B">
        <w:rPr>
          <w:noProof/>
        </w:rPr>
        <w:t>25</w:t>
      </w:r>
      <w:r w:rsidRPr="00CD1D6B">
        <w:fldChar w:fldCharType="end"/>
      </w:r>
    </w:p>
    <w:p w:rsidR="00712E5F" w:rsidRPr="00CD1D6B" w:rsidRDefault="00551F6F">
      <w:pPr>
        <w:pStyle w:val="TJ2"/>
        <w:numPr>
          <w:ilvl w:val="1"/>
          <w:numId w:val="13"/>
        </w:numPr>
      </w:pPr>
      <w:r w:rsidRPr="00CD1D6B">
        <w:rPr>
          <w:rFonts w:eastAsia="Arial Unicode MS" w:cs="Arial Unicode MS"/>
        </w:rPr>
        <w:t>Továbbfejlesztési lehetőségek</w:t>
      </w:r>
      <w:r w:rsidRPr="00CD1D6B">
        <w:rPr>
          <w:rFonts w:eastAsia="Arial Unicode MS" w:cs="Arial Unicode MS"/>
        </w:rPr>
        <w:tab/>
      </w:r>
      <w:r w:rsidRPr="00CD1D6B">
        <w:fldChar w:fldCharType="begin"/>
      </w:r>
      <w:r w:rsidRPr="00CD1D6B">
        <w:instrText xml:space="preserve"> PAGEREF _Toc18 \h </w:instrText>
      </w:r>
      <w:r w:rsidRPr="00CD1D6B">
        <w:fldChar w:fldCharType="separate"/>
      </w:r>
      <w:r w:rsidR="0018244B">
        <w:rPr>
          <w:noProof/>
        </w:rPr>
        <w:t>26</w:t>
      </w:r>
      <w:r w:rsidRPr="00CD1D6B">
        <w:fldChar w:fldCharType="end"/>
      </w:r>
    </w:p>
    <w:p w:rsidR="00712E5F" w:rsidRPr="00CD1D6B" w:rsidRDefault="00551F6F">
      <w:pPr>
        <w:pStyle w:val="TJ1"/>
        <w:numPr>
          <w:ilvl w:val="0"/>
          <w:numId w:val="14"/>
        </w:numPr>
      </w:pPr>
      <w:r w:rsidRPr="00CD1D6B">
        <w:rPr>
          <w:rFonts w:eastAsia="Arial Unicode MS" w:cs="Arial Unicode MS"/>
        </w:rPr>
        <w:t>Felhasznált irodalom</w:t>
      </w:r>
      <w:r w:rsidRPr="00CD1D6B">
        <w:rPr>
          <w:rFonts w:eastAsia="Arial Unicode MS" w:cs="Arial Unicode MS"/>
        </w:rPr>
        <w:tab/>
      </w:r>
      <w:r w:rsidRPr="00CD1D6B">
        <w:fldChar w:fldCharType="begin"/>
      </w:r>
      <w:r w:rsidRPr="00CD1D6B">
        <w:instrText xml:space="preserve"> PAGEREF _Toc19 \h </w:instrText>
      </w:r>
      <w:r w:rsidRPr="00CD1D6B">
        <w:fldChar w:fldCharType="separate"/>
      </w:r>
      <w:r w:rsidR="0018244B">
        <w:rPr>
          <w:noProof/>
        </w:rPr>
        <w:t>27</w:t>
      </w:r>
      <w:r w:rsidRPr="00CD1D6B">
        <w:fldChar w:fldCharType="end"/>
      </w:r>
    </w:p>
    <w:p w:rsidR="00712E5F" w:rsidRPr="00CD1D6B" w:rsidRDefault="00551F6F">
      <w:pPr>
        <w:pStyle w:val="TJ1"/>
        <w:numPr>
          <w:ilvl w:val="0"/>
          <w:numId w:val="15"/>
        </w:numPr>
      </w:pPr>
      <w:r w:rsidRPr="00CD1D6B">
        <w:rPr>
          <w:rFonts w:eastAsia="Arial Unicode MS" w:cs="Arial Unicode MS"/>
        </w:rPr>
        <w:t>Ábrajegyzék</w:t>
      </w:r>
      <w:r w:rsidRPr="00CD1D6B">
        <w:rPr>
          <w:rFonts w:eastAsia="Arial Unicode MS" w:cs="Arial Unicode MS"/>
        </w:rPr>
        <w:tab/>
      </w:r>
      <w:r w:rsidRPr="00CD1D6B">
        <w:fldChar w:fldCharType="begin"/>
      </w:r>
      <w:r w:rsidRPr="00CD1D6B">
        <w:instrText xml:space="preserve"> PAGEREF _Toc20 \h </w:instrText>
      </w:r>
      <w:r w:rsidRPr="00CD1D6B">
        <w:fldChar w:fldCharType="separate"/>
      </w:r>
      <w:r w:rsidR="0018244B">
        <w:rPr>
          <w:noProof/>
        </w:rPr>
        <w:t>28</w:t>
      </w:r>
      <w:r w:rsidRPr="00CD1D6B">
        <w:fldChar w:fldCharType="end"/>
      </w:r>
    </w:p>
    <w:p w:rsidR="00712E5F" w:rsidRPr="00CD1D6B" w:rsidRDefault="00551F6F">
      <w:r w:rsidRPr="00CD1D6B">
        <w:rPr>
          <w:b/>
          <w:bCs/>
          <w:i/>
          <w:iCs/>
          <w:color w:val="4F6228"/>
          <w:spacing w:val="15"/>
          <w:sz w:val="56"/>
          <w:szCs w:val="56"/>
          <w:u w:color="4F6228"/>
        </w:rPr>
        <w:fldChar w:fldCharType="end"/>
      </w:r>
    </w:p>
    <w:p w:rsidR="00712E5F" w:rsidRPr="00CD1D6B" w:rsidRDefault="00712E5F">
      <w:pPr>
        <w:ind w:firstLine="0"/>
      </w:pPr>
    </w:p>
    <w:p w:rsidR="00712E5F" w:rsidRPr="00CD1D6B" w:rsidRDefault="00551F6F">
      <w:pPr>
        <w:pStyle w:val="Cmsor1"/>
        <w:numPr>
          <w:ilvl w:val="0"/>
          <w:numId w:val="17"/>
        </w:numPr>
        <w:rPr>
          <w:rFonts w:ascii="Times New Roman" w:eastAsia="Times New Roman" w:hAnsi="Times New Roman" w:cs="Times New Roman"/>
        </w:rPr>
      </w:pPr>
      <w:bookmarkStart w:id="3" w:name="_Toc"/>
      <w:r w:rsidRPr="00CD1D6B">
        <w:rPr>
          <w:rStyle w:val="NoneA"/>
          <w:rFonts w:ascii="Times New Roman" w:hAnsi="Times New Roman"/>
        </w:rPr>
        <w:lastRenderedPageBreak/>
        <w:t>Bevezet</w:t>
      </w:r>
      <w:r w:rsidRPr="00CD1D6B">
        <w:rPr>
          <w:rFonts w:ascii="Times New Roman" w:hAnsi="Times New Roman"/>
        </w:rPr>
        <w:t>é</w:t>
      </w:r>
      <w:r w:rsidRPr="00CD1D6B">
        <w:rPr>
          <w:rStyle w:val="NoneA"/>
          <w:rFonts w:ascii="Times New Roman" w:hAnsi="Times New Roman"/>
        </w:rPr>
        <w:t>s</w:t>
      </w:r>
      <w:bookmarkEnd w:id="3"/>
    </w:p>
    <w:p w:rsidR="00712E5F" w:rsidRPr="00CD1D6B" w:rsidRDefault="00551F6F">
      <w:pPr>
        <w:pStyle w:val="Cmsor2"/>
        <w:numPr>
          <w:ilvl w:val="1"/>
          <w:numId w:val="17"/>
        </w:numPr>
        <w:rPr>
          <w:rFonts w:ascii="Times New Roman" w:eastAsia="Times New Roman" w:hAnsi="Times New Roman" w:cs="Times New Roman"/>
        </w:rPr>
      </w:pPr>
      <w:bookmarkStart w:id="4" w:name="_Toc1"/>
      <w:r w:rsidRPr="00CD1D6B">
        <w:rPr>
          <w:rStyle w:val="NoneA"/>
          <w:rFonts w:ascii="Times New Roman" w:hAnsi="Times New Roman"/>
        </w:rPr>
        <w:t>C</w:t>
      </w:r>
      <w:r w:rsidRPr="00CD1D6B">
        <w:rPr>
          <w:rFonts w:ascii="Times New Roman" w:hAnsi="Times New Roman"/>
        </w:rPr>
        <w:t>é</w:t>
      </w:r>
      <w:r w:rsidRPr="00CD1D6B">
        <w:rPr>
          <w:rStyle w:val="NoneA"/>
          <w:rFonts w:ascii="Times New Roman" w:hAnsi="Times New Roman"/>
        </w:rPr>
        <w:t>lkitűz</w:t>
      </w:r>
      <w:r w:rsidRPr="00CD1D6B">
        <w:rPr>
          <w:rFonts w:ascii="Times New Roman" w:hAnsi="Times New Roman"/>
        </w:rPr>
        <w:t>é</w:t>
      </w:r>
      <w:r w:rsidRPr="00CD1D6B">
        <w:rPr>
          <w:rStyle w:val="NoneA"/>
          <w:rFonts w:ascii="Times New Roman" w:hAnsi="Times New Roman"/>
        </w:rPr>
        <w:t>s</w:t>
      </w:r>
      <w:bookmarkEnd w:id="4"/>
    </w:p>
    <w:p w:rsidR="00712E5F" w:rsidRPr="00CD1D6B" w:rsidRDefault="00551F6F">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4"/>
        </w:tabs>
        <w:spacing w:before="0" w:line="240" w:lineRule="auto"/>
        <w:rPr>
          <w:rFonts w:ascii="Times New Roman" w:eastAsia="Times New Roman" w:hAnsi="Times New Roman" w:cs="Times New Roman"/>
        </w:rPr>
      </w:pPr>
      <w:r w:rsidRPr="00CD1D6B">
        <w:rPr>
          <w:rFonts w:ascii="Times New Roman" w:hAnsi="Times New Roman"/>
        </w:rPr>
        <w:t>Vizsga</w:t>
      </w:r>
      <w:ins w:id="5" w:author="Katalin Eszter Kasza" w:date="2022-04-29T15:37:00Z">
        <w:r w:rsidRPr="00CD1D6B">
          <w:rPr>
            <w:rFonts w:ascii="Times New Roman" w:hAnsi="Times New Roman"/>
          </w:rPr>
          <w:t xml:space="preserve"> </w:t>
        </w:r>
      </w:ins>
      <w:r w:rsidRPr="00CD1D6B">
        <w:rPr>
          <w:rFonts w:ascii="Times New Roman" w:hAnsi="Times New Roman"/>
        </w:rPr>
        <w:t>remekünk témájaként egy állatmenhely weboldalának elkészítését tűztük ki célul</w:t>
      </w:r>
      <w:ins w:id="6" w:author="Katalin Eszter Kasza" w:date="2022-04-29T16:25:00Z">
        <w:r w:rsidRPr="00CD1D6B">
          <w:rPr>
            <w:rFonts w:ascii="Times New Roman" w:hAnsi="Times New Roman"/>
          </w:rPr>
          <w:t xml:space="preserve">, </w:t>
        </w:r>
      </w:ins>
      <w:r w:rsidRPr="00CD1D6B">
        <w:rPr>
          <w:rFonts w:ascii="Times New Roman" w:hAnsi="Times New Roman"/>
        </w:rPr>
        <w:t xml:space="preserve">mivel mindketten szívünkön viseljük az elhagyott, leadott, kidobott gazdátlan állatok sorsát. </w:t>
      </w:r>
      <w:ins w:id="7" w:author="Katalin Eszter Kasza" w:date="2022-04-29T18:49:00Z">
        <w:r w:rsidRPr="00CD1D6B">
          <w:rPr>
            <w:rFonts w:ascii="Times New Roman" w:hAnsi="Times New Roman"/>
          </w:rPr>
          <w:t>Úgy tapasztaltuk, hogy az állatmenhelyek nem rendelkeznek saját weboldallal</w:t>
        </w:r>
      </w:ins>
      <w:r w:rsidR="00484B12">
        <w:rPr>
          <w:rFonts w:ascii="Times New Roman" w:hAnsi="Times New Roman"/>
        </w:rPr>
        <w:t>,</w:t>
      </w:r>
      <w:ins w:id="8" w:author="Katalin Eszter Kasza" w:date="2022-04-29T18:49:00Z">
        <w:r w:rsidRPr="00CD1D6B">
          <w:rPr>
            <w:rFonts w:ascii="Times New Roman" w:hAnsi="Times New Roman"/>
          </w:rPr>
          <w:t xml:space="preserve"> illetve nem kapnak elég nyilvánosságot. Ennek a hiánynak a pótlására szánjuk a Pet Paradise Honlap elkészítését, mely jövőben akár eladható illetve az adott menhely vagy állatotthon igényeire szabható lesz. </w:t>
        </w:r>
      </w:ins>
    </w:p>
    <w:p w:rsidR="00712E5F" w:rsidRPr="00CD1D6B" w:rsidRDefault="00712E5F">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4"/>
        </w:tabs>
        <w:spacing w:before="0" w:line="240" w:lineRule="auto"/>
        <w:rPr>
          <w:del w:id="9" w:author="Katalin Eszter Kasza" w:date="2022-04-29T18:49:00Z"/>
          <w:rFonts w:ascii="Times New Roman" w:eastAsia="Times New Roman" w:hAnsi="Times New Roman" w:cs="Times New Roman"/>
        </w:rPr>
      </w:pPr>
    </w:p>
    <w:p w:rsidR="00712E5F" w:rsidRPr="00CD1D6B" w:rsidRDefault="00551F6F">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4"/>
        </w:tabs>
        <w:spacing w:before="0" w:line="240" w:lineRule="auto"/>
        <w:rPr>
          <w:ins w:id="10" w:author="Katalin Eszter Kasza" w:date="2022-04-29T16:33:00Z"/>
          <w:rFonts w:ascii="Times New Roman" w:eastAsia="Times New Roman" w:hAnsi="Times New Roman" w:cs="Times New Roman"/>
        </w:rPr>
      </w:pPr>
      <w:r w:rsidRPr="00CD1D6B">
        <w:rPr>
          <w:rFonts w:ascii="Times New Roman" w:hAnsi="Times New Roman"/>
        </w:rPr>
        <w:t xml:space="preserve">A honlapunkon a gazdára váró kutyusok és cicusok között lehet böngészni, illetve regisztráció/bejelentkezés után megkezdeni a kiválasztott állat örökbefogadását. A kutyák és macskák örökbefogadása mellett, lehetőség van önkéntesként segíteni, illetve adományokkal </w:t>
      </w:r>
      <w:proofErr w:type="gramStart"/>
      <w:r w:rsidRPr="00CD1D6B">
        <w:rPr>
          <w:rFonts w:ascii="Times New Roman" w:hAnsi="Times New Roman"/>
        </w:rPr>
        <w:t>támogatni  a</w:t>
      </w:r>
      <w:proofErr w:type="gramEnd"/>
      <w:r w:rsidRPr="00CD1D6B">
        <w:rPr>
          <w:rFonts w:ascii="Times New Roman" w:hAnsi="Times New Roman"/>
        </w:rPr>
        <w:t xml:space="preserve"> lelkes állatvédők munkáját. </w:t>
      </w:r>
    </w:p>
    <w:p w:rsidR="00712E5F" w:rsidRPr="00CD1D6B" w:rsidRDefault="00551F6F">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4"/>
        </w:tabs>
        <w:spacing w:before="0" w:line="240" w:lineRule="auto"/>
        <w:rPr>
          <w:del w:id="11" w:author="Katalin Eszter Kasza" w:date="2022-04-29T16:26:00Z"/>
          <w:rFonts w:ascii="Times New Roman" w:eastAsia="Times New Roman" w:hAnsi="Times New Roman" w:cs="Times New Roman"/>
        </w:rPr>
      </w:pPr>
      <w:ins w:id="12" w:author="Katalin Eszter Kasza" w:date="2022-04-29T16:33:00Z">
        <w:r w:rsidRPr="00CD1D6B">
          <w:rPr>
            <w:rFonts w:ascii="Times New Roman" w:hAnsi="Times New Roman"/>
          </w:rPr>
          <w:t>Web</w:t>
        </w:r>
      </w:ins>
      <w:r w:rsidR="00ED04CA">
        <w:rPr>
          <w:rFonts w:ascii="Times New Roman" w:hAnsi="Times New Roman"/>
        </w:rPr>
        <w:t xml:space="preserve"> </w:t>
      </w:r>
      <w:ins w:id="13" w:author="Katalin Eszter Kasza" w:date="2022-04-29T16:33:00Z">
        <w:r w:rsidRPr="00CD1D6B">
          <w:rPr>
            <w:rFonts w:ascii="Times New Roman" w:hAnsi="Times New Roman"/>
          </w:rPr>
          <w:t>olda</w:t>
        </w:r>
      </w:ins>
      <w:r w:rsidR="00ED04CA">
        <w:rPr>
          <w:rFonts w:ascii="Times New Roman" w:hAnsi="Times New Roman"/>
        </w:rPr>
        <w:t>l</w:t>
      </w:r>
      <w:ins w:id="14" w:author="Katalin Eszter Kasza" w:date="2022-04-29T16:33:00Z">
        <w:r w:rsidRPr="00CD1D6B">
          <w:rPr>
            <w:rFonts w:ascii="Times New Roman" w:hAnsi="Times New Roman"/>
          </w:rPr>
          <w:t xml:space="preserve">unkon elhelyeztük </w:t>
        </w:r>
      </w:ins>
    </w:p>
    <w:p w:rsidR="00712E5F" w:rsidRPr="00CD1D6B" w:rsidRDefault="00712E5F">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4"/>
        </w:tabs>
        <w:spacing w:before="0" w:line="240" w:lineRule="auto"/>
        <w:rPr>
          <w:del w:id="15" w:author="Katalin Eszter Kasza" w:date="2022-04-29T16:26:00Z"/>
          <w:rFonts w:ascii="Times New Roman" w:eastAsia="Times New Roman" w:hAnsi="Times New Roman" w:cs="Times New Roman"/>
        </w:rPr>
      </w:pPr>
    </w:p>
    <w:p w:rsidR="00712E5F" w:rsidRPr="00CD1D6B" w:rsidRDefault="00551F6F">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4"/>
        </w:tabs>
        <w:spacing w:before="0" w:line="240" w:lineRule="auto"/>
        <w:rPr>
          <w:ins w:id="16" w:author="Katalin Eszter Kasza" w:date="2022-04-29T16:33:00Z"/>
          <w:rFonts w:ascii="Times New Roman" w:eastAsia="Times New Roman" w:hAnsi="Times New Roman" w:cs="Times New Roman"/>
        </w:rPr>
      </w:pPr>
      <w:del w:id="17" w:author="Katalin Eszter Kasza" w:date="2022-04-29T16:26:00Z">
        <w:r w:rsidRPr="00CD1D6B">
          <w:rPr>
            <w:rFonts w:ascii="Times New Roman" w:hAnsi="Times New Roman"/>
          </w:rPr>
          <w:delText xml:space="preserve">A honlapon megtalálhatók </w:delText>
        </w:r>
      </w:del>
      <w:proofErr w:type="gramStart"/>
      <w:r w:rsidRPr="00CD1D6B">
        <w:rPr>
          <w:rFonts w:ascii="Times New Roman" w:hAnsi="Times New Roman"/>
        </w:rPr>
        <w:t>közösségi</w:t>
      </w:r>
      <w:proofErr w:type="gramEnd"/>
      <w:r w:rsidRPr="00CD1D6B">
        <w:rPr>
          <w:rFonts w:ascii="Times New Roman" w:hAnsi="Times New Roman"/>
        </w:rPr>
        <w:t xml:space="preserve"> média elérhetőség</w:t>
      </w:r>
      <w:ins w:id="18" w:author="Katalin Eszter Kasza" w:date="2022-04-29T16:26:00Z">
        <w:r w:rsidRPr="00CD1D6B">
          <w:rPr>
            <w:rFonts w:ascii="Times New Roman" w:hAnsi="Times New Roman"/>
          </w:rPr>
          <w:t>ünket,</w:t>
        </w:r>
      </w:ins>
      <w:del w:id="19" w:author="Katalin Eszter Kasza" w:date="2022-04-29T16:26:00Z">
        <w:r w:rsidRPr="00CD1D6B">
          <w:rPr>
            <w:rFonts w:ascii="Times New Roman" w:hAnsi="Times New Roman"/>
          </w:rPr>
          <w:delText>eink</w:delText>
        </w:r>
      </w:del>
      <w:r w:rsidRPr="00CD1D6B">
        <w:rPr>
          <w:rFonts w:ascii="Times New Roman" w:hAnsi="Times New Roman"/>
        </w:rPr>
        <w:t xml:space="preserve"> (</w:t>
      </w:r>
      <w:del w:id="20" w:author="Katalin Eszter Kasza" w:date="2022-04-29T16:26:00Z">
        <w:r w:rsidRPr="00CD1D6B">
          <w:rPr>
            <w:rFonts w:ascii="Times New Roman" w:hAnsi="Times New Roman"/>
          </w:rPr>
          <w:delText xml:space="preserve"> </w:delText>
        </w:r>
      </w:del>
      <w:r w:rsidRPr="00CD1D6B">
        <w:rPr>
          <w:rFonts w:ascii="Times New Roman" w:hAnsi="Times New Roman"/>
        </w:rPr>
        <w:t xml:space="preserve">Facebook oldal) </w:t>
      </w:r>
      <w:ins w:id="21" w:author="Katalin Eszter Kasza" w:date="2022-04-29T16:33:00Z">
        <w:r w:rsidRPr="00CD1D6B">
          <w:rPr>
            <w:rFonts w:ascii="Times New Roman" w:hAnsi="Times New Roman"/>
          </w:rPr>
          <w:t xml:space="preserve">, email címünket illetve egy Google Maps térképet melyen a Pet Paradise Állatmenhely megközelíthetősége látható. </w:t>
        </w:r>
      </w:ins>
    </w:p>
    <w:p w:rsidR="00712E5F" w:rsidRPr="00CD1D6B" w:rsidRDefault="00551F6F">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4"/>
        </w:tabs>
        <w:spacing w:before="0" w:line="240" w:lineRule="auto"/>
        <w:rPr>
          <w:ins w:id="22" w:author="Katalin Eszter Kasza" w:date="2022-04-29T18:42:00Z"/>
          <w:rFonts w:ascii="Times New Roman" w:eastAsia="Times New Roman" w:hAnsi="Times New Roman" w:cs="Times New Roman"/>
        </w:rPr>
      </w:pPr>
      <w:ins w:id="23" w:author="Katalin Eszter Kasza" w:date="2022-04-29T16:33:00Z">
        <w:r w:rsidRPr="00CD1D6B">
          <w:rPr>
            <w:rFonts w:ascii="Times New Roman" w:hAnsi="Times New Roman"/>
          </w:rPr>
          <w:t xml:space="preserve">A jövőbeni fejlesztési </w:t>
        </w:r>
      </w:ins>
      <w:del w:id="24" w:author="Katalin Eszter Kasza" w:date="2022-04-29T16:27:00Z">
        <w:r w:rsidRPr="00CD1D6B">
          <w:rPr>
            <w:rFonts w:ascii="Times New Roman" w:hAnsi="Times New Roman"/>
          </w:rPr>
          <w:delText xml:space="preserve">illetve </w:delText>
        </w:r>
      </w:del>
      <w:ins w:id="25" w:author="Katalin Eszter Kasza" w:date="2022-04-29T16:28:00Z">
        <w:r w:rsidRPr="00CD1D6B">
          <w:rPr>
            <w:rFonts w:ascii="Times New Roman" w:hAnsi="Times New Roman"/>
          </w:rPr>
          <w:t xml:space="preserve">tervünk része a honlapon elhelyezett </w:t>
        </w:r>
      </w:ins>
      <w:del w:id="26" w:author="Katalin Eszter Kasza" w:date="2022-04-29T16:28:00Z">
        <w:r w:rsidRPr="00CD1D6B">
          <w:rPr>
            <w:rFonts w:ascii="Times New Roman" w:hAnsi="Times New Roman"/>
          </w:rPr>
          <w:delText xml:space="preserve">lehetőség van a hírlevélre </w:delText>
        </w:r>
      </w:del>
      <w:ins w:id="27" w:author="Katalin Eszter Kasza" w:date="2022-04-29T18:42:00Z">
        <w:r w:rsidRPr="00CD1D6B">
          <w:rPr>
            <w:rFonts w:ascii="Times New Roman" w:hAnsi="Times New Roman"/>
          </w:rPr>
          <w:t>Hírlevél feliratkozási felület, mely a megrendelő kérésére aktiválható lesz.</w:t>
        </w:r>
      </w:ins>
    </w:p>
    <w:p w:rsidR="00712E5F" w:rsidRPr="00CD1D6B" w:rsidRDefault="00551F6F">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4"/>
        </w:tabs>
        <w:spacing w:before="0" w:line="240" w:lineRule="auto"/>
        <w:rPr>
          <w:ins w:id="28" w:author="Katalin Eszter Kasza" w:date="2022-04-29T18:42:00Z"/>
          <w:rFonts w:ascii="Times New Roman" w:eastAsia="Times New Roman" w:hAnsi="Times New Roman" w:cs="Times New Roman"/>
        </w:rPr>
      </w:pPr>
      <w:ins w:id="29" w:author="Katalin Eszter Kasza" w:date="2022-04-29T18:42:00Z">
        <w:r w:rsidRPr="00CD1D6B">
          <w:rPr>
            <w:rFonts w:ascii="Times New Roman" w:hAnsi="Times New Roman"/>
          </w:rPr>
          <w:t>A tervezett hírlevélre történő feliratkozással a jövendőbeli gazdik, illetve látogatók heti rendszerességgel értesülhetnek frissen bekerült illetve régóta gazdira váró kutyáinkról és cicáinkról.</w:t>
        </w:r>
      </w:ins>
    </w:p>
    <w:p w:rsidR="00712E5F" w:rsidRPr="00CD1D6B" w:rsidRDefault="00551F6F">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4"/>
        </w:tabs>
        <w:spacing w:before="0" w:line="240" w:lineRule="auto"/>
        <w:rPr>
          <w:rFonts w:ascii="Times New Roman" w:eastAsia="Times New Roman" w:hAnsi="Times New Roman" w:cs="Times New Roman"/>
        </w:rPr>
      </w:pPr>
      <w:del w:id="30" w:author="Katalin Eszter Kasza" w:date="2022-04-29T16:31:00Z">
        <w:r w:rsidRPr="00CD1D6B">
          <w:rPr>
            <w:rFonts w:ascii="Times New Roman" w:hAnsi="Times New Roman"/>
          </w:rPr>
          <w:delText xml:space="preserve">történő feliratkozásra is.) </w:delText>
        </w:r>
      </w:del>
      <w:r w:rsidRPr="00CD1D6B">
        <w:rPr>
          <w:rFonts w:ascii="Times New Roman" w:hAnsi="Times New Roman"/>
        </w:rPr>
        <w:t xml:space="preserve"> A</w:t>
      </w:r>
      <w:ins w:id="31" w:author="Katalin Eszter Kasza" w:date="2022-04-29T16:33:00Z">
        <w:r w:rsidRPr="00CD1D6B">
          <w:rPr>
            <w:rFonts w:ascii="Times New Roman" w:hAnsi="Times New Roman"/>
          </w:rPr>
          <w:t xml:space="preserve"> Pet Paradise Állatmenhelyre </w:t>
        </w:r>
      </w:ins>
      <w:del w:id="32" w:author="Katalin Eszter Kasza" w:date="2022-04-29T16:28:00Z">
        <w:r w:rsidRPr="00CD1D6B">
          <w:rPr>
            <w:rFonts w:ascii="Times New Roman" w:hAnsi="Times New Roman"/>
          </w:rPr>
          <w:delText xml:space="preserve">z </w:delText>
        </w:r>
      </w:del>
      <w:r w:rsidRPr="00CD1D6B">
        <w:rPr>
          <w:rFonts w:ascii="Times New Roman" w:hAnsi="Times New Roman"/>
        </w:rPr>
        <w:t xml:space="preserve">bekerülő </w:t>
      </w:r>
      <w:del w:id="33" w:author="Katalin Eszter Kasza" w:date="2022-04-29T16:28:00Z">
        <w:r w:rsidRPr="00CD1D6B">
          <w:rPr>
            <w:rFonts w:ascii="Times New Roman" w:hAnsi="Times New Roman"/>
          </w:rPr>
          <w:delText>állatok</w:delText>
        </w:r>
      </w:del>
      <w:ins w:id="34" w:author="Katalin Eszter Kasza" w:date="2022-04-29T16:28:00Z">
        <w:r w:rsidRPr="00CD1D6B">
          <w:rPr>
            <w:rFonts w:ascii="Times New Roman" w:hAnsi="Times New Roman"/>
          </w:rPr>
          <w:t>kutyák és cicák</w:t>
        </w:r>
      </w:ins>
      <w:r w:rsidRPr="00CD1D6B">
        <w:rPr>
          <w:rFonts w:ascii="Times New Roman" w:hAnsi="Times New Roman"/>
        </w:rPr>
        <w:t xml:space="preserve"> adatait és fotóját egy adatbázisban rögzítjük illetve a kívánt szűrők beállításával a látogatóknak lehetőségük van a számukra megfelelő állat kiválasztására.  </w:t>
      </w:r>
    </w:p>
    <w:p w:rsidR="00712E5F" w:rsidRPr="00CD1D6B" w:rsidRDefault="00712E5F">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4"/>
        </w:tabs>
        <w:spacing w:before="0" w:line="240" w:lineRule="auto"/>
        <w:rPr>
          <w:rFonts w:ascii="Times New Roman" w:eastAsia="Times New Roman" w:hAnsi="Times New Roman" w:cs="Times New Roman"/>
        </w:rPr>
      </w:pPr>
    </w:p>
    <w:p w:rsidR="00712E5F" w:rsidRPr="00CD1D6B" w:rsidRDefault="00551F6F">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4"/>
        </w:tabs>
        <w:spacing w:before="0" w:line="240" w:lineRule="auto"/>
        <w:rPr>
          <w:ins w:id="35" w:author="Katalin Eszter Kasza" w:date="2022-04-29T18:44:00Z"/>
          <w:rFonts w:ascii="Times New Roman" w:eastAsia="Times New Roman" w:hAnsi="Times New Roman" w:cs="Times New Roman"/>
        </w:rPr>
      </w:pPr>
      <w:ins w:id="36" w:author="Katalin Eszter Kasza" w:date="2022-04-29T18:43:00Z">
        <w:r w:rsidRPr="00CD1D6B">
          <w:rPr>
            <w:rFonts w:ascii="Times New Roman" w:hAnsi="Times New Roman"/>
          </w:rPr>
          <w:t>A Pet Paradise Állatmenhely</w:t>
        </w:r>
      </w:ins>
      <w:del w:id="37" w:author="Katalin Eszter Kasza" w:date="2022-04-29T18:42:00Z">
        <w:r w:rsidRPr="00CD1D6B">
          <w:rPr>
            <w:rFonts w:ascii="Times New Roman" w:hAnsi="Times New Roman"/>
          </w:rPr>
          <w:delText>Ez a honlap</w:delText>
        </w:r>
      </w:del>
      <w:r w:rsidRPr="00CD1D6B">
        <w:rPr>
          <w:rFonts w:ascii="Times New Roman" w:hAnsi="Times New Roman"/>
        </w:rPr>
        <w:t xml:space="preserve"> csak kutyákat és macskákat tud befogadni, illetve nekik keres befogadó gazdát. </w:t>
      </w:r>
      <w:ins w:id="38" w:author="Katalin Eszter Kasza" w:date="2022-04-29T18:44:00Z">
        <w:r w:rsidRPr="00CD1D6B">
          <w:rPr>
            <w:rFonts w:ascii="Times New Roman" w:hAnsi="Times New Roman"/>
          </w:rPr>
          <w:t xml:space="preserve">A honlapot jelenleg csak erre a </w:t>
        </w:r>
        <w:proofErr w:type="gramStart"/>
        <w:r w:rsidRPr="00CD1D6B">
          <w:rPr>
            <w:rFonts w:ascii="Times New Roman" w:hAnsi="Times New Roman"/>
          </w:rPr>
          <w:t>két típusú</w:t>
        </w:r>
        <w:proofErr w:type="gramEnd"/>
        <w:r w:rsidRPr="00CD1D6B">
          <w:rPr>
            <w:rFonts w:ascii="Times New Roman" w:hAnsi="Times New Roman"/>
          </w:rPr>
          <w:t xml:space="preserve"> állatra szűkítettük, az idő rövidsége illetve a feladat átláthatósága miatt. A későbbiekben lehetőség lesz az adatbázist más befogadható állatokkal is bővíteni. </w:t>
        </w:r>
      </w:ins>
    </w:p>
    <w:p w:rsidR="00712E5F" w:rsidRPr="00CD1D6B" w:rsidRDefault="00712E5F">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4"/>
        </w:tabs>
        <w:spacing w:before="0" w:line="240" w:lineRule="auto"/>
        <w:rPr>
          <w:del w:id="39" w:author="Katalin Eszter Kasza" w:date="2022-04-29T18:44:00Z"/>
          <w:rFonts w:ascii="Times New Roman" w:eastAsia="Times New Roman" w:hAnsi="Times New Roman" w:cs="Times New Roman"/>
        </w:rPr>
      </w:pPr>
    </w:p>
    <w:p w:rsidR="00712E5F" w:rsidRPr="00CD1D6B" w:rsidRDefault="00712E5F">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4"/>
        </w:tabs>
        <w:spacing w:before="0" w:line="240" w:lineRule="auto"/>
        <w:rPr>
          <w:del w:id="40" w:author="Katalin Eszter Kasza" w:date="2022-04-29T18:44:00Z"/>
          <w:rFonts w:ascii="Times New Roman" w:eastAsia="Times New Roman" w:hAnsi="Times New Roman" w:cs="Times New Roman"/>
        </w:rPr>
      </w:pPr>
    </w:p>
    <w:p w:rsidR="00712E5F" w:rsidRPr="00CD1D6B" w:rsidRDefault="00551F6F">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4"/>
        </w:tabs>
        <w:spacing w:before="0" w:line="240" w:lineRule="auto"/>
        <w:rPr>
          <w:del w:id="41" w:author="Katalin Eszter Kasza" w:date="2022-04-29T18:44:00Z"/>
          <w:rFonts w:ascii="Times New Roman" w:eastAsia="Times New Roman" w:hAnsi="Times New Roman" w:cs="Times New Roman"/>
        </w:rPr>
      </w:pPr>
      <w:del w:id="42" w:author="Katalin Eszter Kasza" w:date="2022-04-29T18:44:00Z">
        <w:r w:rsidRPr="00CD1D6B">
          <w:rPr>
            <w:rFonts w:ascii="Times New Roman" w:hAnsi="Times New Roman"/>
          </w:rPr>
          <w:delText xml:space="preserve">A honlap tartalmaz link egy hivatkozást, mely egy állat eledel és kellék webshop-ra irányít át illetve kutya tréner képzés lehetőségét ajánlja fel. </w:delText>
        </w:r>
      </w:del>
    </w:p>
    <w:p w:rsidR="00712E5F" w:rsidRPr="00CD1D6B" w:rsidRDefault="00712E5F">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4"/>
        </w:tabs>
        <w:spacing w:before="0" w:line="240" w:lineRule="auto"/>
        <w:rPr>
          <w:del w:id="43" w:author="Katalin Eszter Kasza" w:date="2022-04-29T18:44:00Z"/>
          <w:rFonts w:ascii="Times New Roman" w:eastAsia="Times New Roman" w:hAnsi="Times New Roman" w:cs="Times New Roman"/>
        </w:rPr>
      </w:pPr>
    </w:p>
    <w:p w:rsidR="00712E5F" w:rsidRPr="00CD1D6B" w:rsidRDefault="00551F6F">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4"/>
        </w:tabs>
        <w:spacing w:before="0" w:line="240" w:lineRule="auto"/>
        <w:rPr>
          <w:del w:id="44" w:author="Katalin Eszter Kasza" w:date="2022-04-29T18:44:00Z"/>
          <w:rFonts w:ascii="Times New Roman" w:eastAsia="Times New Roman" w:hAnsi="Times New Roman" w:cs="Times New Roman"/>
        </w:rPr>
      </w:pPr>
      <w:del w:id="45" w:author="Katalin Eszter Kasza" w:date="2022-04-29T18:44:00Z">
        <w:r w:rsidRPr="00CD1D6B">
          <w:rPr>
            <w:rFonts w:ascii="Times New Roman" w:hAnsi="Times New Roman"/>
          </w:rPr>
          <w:delText>Végül de nem utolsó sorban a lehetősége van a látogatóknak hírlevel</w:delText>
        </w:r>
      </w:del>
      <w:del w:id="46" w:author="Katalin Eszter Kasza" w:date="2022-04-29T16:32:00Z">
        <w:r w:rsidRPr="00CD1D6B">
          <w:rPr>
            <w:rFonts w:ascii="Times New Roman" w:hAnsi="Times New Roman"/>
          </w:rPr>
          <w:delText>ünkre feliratkozni,</w:delText>
        </w:r>
      </w:del>
      <w:del w:id="47" w:author="Katalin Eszter Kasza" w:date="2022-04-29T18:44:00Z">
        <w:r w:rsidRPr="00CD1D6B">
          <w:rPr>
            <w:rFonts w:ascii="Times New Roman" w:hAnsi="Times New Roman"/>
          </w:rPr>
          <w:delText xml:space="preserve"> amelyben heti rendszerességgel értesülhetnek frissen bekerült illetve régóta gazdira váró kutyáinkról és cicáinkról. </w:delText>
        </w:r>
      </w:del>
    </w:p>
    <w:p w:rsidR="00712E5F" w:rsidRPr="00CD1D6B" w:rsidRDefault="00712E5F" w:rsidP="00ED04CA">
      <w:pPr>
        <w:ind w:firstLine="0"/>
      </w:pPr>
    </w:p>
    <w:p w:rsidR="00712E5F" w:rsidRPr="00CD1D6B" w:rsidRDefault="00551F6F">
      <w:pPr>
        <w:pStyle w:val="Cmsor2"/>
        <w:numPr>
          <w:ilvl w:val="1"/>
          <w:numId w:val="17"/>
        </w:numPr>
        <w:rPr>
          <w:rFonts w:ascii="Times New Roman" w:eastAsia="Times New Roman" w:hAnsi="Times New Roman" w:cs="Times New Roman"/>
        </w:rPr>
      </w:pPr>
      <w:bookmarkStart w:id="48" w:name="_Toc3"/>
      <w:r w:rsidRPr="00CD1D6B">
        <w:rPr>
          <w:rStyle w:val="NoneA"/>
          <w:rFonts w:ascii="Times New Roman" w:hAnsi="Times New Roman"/>
        </w:rPr>
        <w:t>A felhasznált ismeretek</w:t>
      </w:r>
      <w:bookmarkEnd w:id="48"/>
    </w:p>
    <w:p w:rsidR="00712E5F" w:rsidRPr="00CD1D6B" w:rsidRDefault="00551F6F">
      <w:pPr>
        <w:numPr>
          <w:ilvl w:val="0"/>
          <w:numId w:val="19"/>
        </w:numPr>
      </w:pPr>
      <w:r w:rsidRPr="00CD1D6B">
        <w:t>Csoportmunka eszköz</w:t>
      </w:r>
      <w:proofErr w:type="gramStart"/>
      <w:r w:rsidRPr="00CD1D6B">
        <w:t>:GitHub</w:t>
      </w:r>
      <w:proofErr w:type="gramEnd"/>
      <w:ins w:id="49" w:author="Katalin Eszter Kasza" w:date="2022-04-29T18:44:00Z">
        <w:r w:rsidRPr="00CD1D6B">
          <w:t xml:space="preserve"> (Desktop and Web)</w:t>
        </w:r>
      </w:ins>
    </w:p>
    <w:p w:rsidR="00712E5F" w:rsidRPr="00CD1D6B" w:rsidRDefault="00551F6F">
      <w:pPr>
        <w:numPr>
          <w:ilvl w:val="0"/>
          <w:numId w:val="19"/>
        </w:numPr>
      </w:pPr>
      <w:r w:rsidRPr="00CD1D6B">
        <w:t>HTML5 /CSS3</w:t>
      </w:r>
    </w:p>
    <w:p w:rsidR="00712E5F" w:rsidRPr="00CD1D6B" w:rsidRDefault="00551F6F">
      <w:pPr>
        <w:numPr>
          <w:ilvl w:val="0"/>
          <w:numId w:val="19"/>
        </w:numPr>
      </w:pPr>
      <w:r w:rsidRPr="00CD1D6B">
        <w:t>JavaScript</w:t>
      </w:r>
    </w:p>
    <w:p w:rsidR="00712E5F" w:rsidRPr="00CD1D6B" w:rsidRDefault="00551F6F">
      <w:pPr>
        <w:numPr>
          <w:ilvl w:val="0"/>
          <w:numId w:val="19"/>
        </w:numPr>
      </w:pPr>
      <w:r w:rsidRPr="00CD1D6B">
        <w:rPr>
          <w:rStyle w:val="NoneA"/>
        </w:rPr>
        <w:t>PHP</w:t>
      </w:r>
    </w:p>
    <w:p w:rsidR="00712E5F" w:rsidRPr="00CD1D6B" w:rsidRDefault="00551F6F">
      <w:pPr>
        <w:numPr>
          <w:ilvl w:val="0"/>
          <w:numId w:val="19"/>
        </w:numPr>
      </w:pPr>
      <w:r w:rsidRPr="00CD1D6B">
        <w:t>Tiszta kód alapelvek</w:t>
      </w:r>
    </w:p>
    <w:p w:rsidR="00712E5F" w:rsidRPr="00CD1D6B" w:rsidRDefault="00551F6F">
      <w:pPr>
        <w:numPr>
          <w:ilvl w:val="0"/>
          <w:numId w:val="19"/>
        </w:numPr>
      </w:pPr>
      <w:r w:rsidRPr="00CD1D6B">
        <w:lastRenderedPageBreak/>
        <w:t>Adatbázis-tervezés</w:t>
      </w:r>
    </w:p>
    <w:p w:rsidR="00712E5F" w:rsidRPr="00CD1D6B" w:rsidRDefault="00551F6F">
      <w:pPr>
        <w:numPr>
          <w:ilvl w:val="0"/>
          <w:numId w:val="19"/>
        </w:numPr>
      </w:pPr>
      <w:r w:rsidRPr="00CD1D6B">
        <w:t>Adatbázis kezelés</w:t>
      </w:r>
    </w:p>
    <w:p w:rsidR="00712E5F" w:rsidRPr="00CD1D6B" w:rsidRDefault="00551F6F">
      <w:pPr>
        <w:numPr>
          <w:ilvl w:val="0"/>
          <w:numId w:val="19"/>
        </w:numPr>
      </w:pPr>
      <w:r w:rsidRPr="00CD1D6B">
        <w:rPr>
          <w:rStyle w:val="NoneA"/>
        </w:rPr>
        <w:t>Adatbázis: MySQL phpMyAdmin-on futtatva</w:t>
      </w:r>
    </w:p>
    <w:p w:rsidR="00712E5F" w:rsidRPr="00CD1D6B" w:rsidRDefault="00551F6F">
      <w:pPr>
        <w:numPr>
          <w:ilvl w:val="0"/>
          <w:numId w:val="19"/>
        </w:numPr>
      </w:pPr>
      <w:r w:rsidRPr="00CD1D6B">
        <w:t>Frontend:</w:t>
      </w:r>
      <w:r w:rsidR="00ED04CA">
        <w:t xml:space="preserve"> HTML. CSS, Javascript</w:t>
      </w:r>
    </w:p>
    <w:p w:rsidR="00ED04CA" w:rsidRDefault="00ED04CA" w:rsidP="00ED04CA">
      <w:pPr>
        <w:numPr>
          <w:ilvl w:val="0"/>
          <w:numId w:val="19"/>
        </w:numPr>
      </w:pPr>
      <w:r w:rsidRPr="00CD1D6B">
        <w:t>Back end</w:t>
      </w:r>
      <w:r w:rsidR="00551F6F" w:rsidRPr="00CD1D6B">
        <w:t>:</w:t>
      </w:r>
      <w:r>
        <w:t xml:space="preserve"> PHP</w:t>
      </w:r>
    </w:p>
    <w:p w:rsidR="00712E5F" w:rsidRPr="00CD1D6B" w:rsidRDefault="00ED04CA" w:rsidP="00ED04CA">
      <w:pPr>
        <w:numPr>
          <w:ilvl w:val="0"/>
          <w:numId w:val="19"/>
        </w:numPr>
      </w:pPr>
      <w:r w:rsidRPr="00CD1D6B">
        <w:rPr>
          <w:rStyle w:val="NoneA"/>
        </w:rPr>
        <w:t>Tartalomkezelő</w:t>
      </w:r>
      <w:r w:rsidR="00551F6F" w:rsidRPr="00CD1D6B">
        <w:rPr>
          <w:rStyle w:val="NoneA"/>
        </w:rPr>
        <w:t xml:space="preserve"> rendszerek</w:t>
      </w:r>
    </w:p>
    <w:p w:rsidR="00712E5F" w:rsidRPr="00CD1D6B" w:rsidRDefault="00551F6F">
      <w:pPr>
        <w:numPr>
          <w:ilvl w:val="0"/>
          <w:numId w:val="19"/>
        </w:numPr>
      </w:pPr>
      <w:r w:rsidRPr="00CD1D6B">
        <w:t>Mobil eszközök használata</w:t>
      </w:r>
    </w:p>
    <w:p w:rsidR="00712E5F" w:rsidRPr="00CD1D6B" w:rsidRDefault="00551F6F">
      <w:pPr>
        <w:numPr>
          <w:ilvl w:val="0"/>
          <w:numId w:val="19"/>
        </w:numPr>
      </w:pPr>
      <w:r w:rsidRPr="00CD1D6B">
        <w:t>Tesztelés</w:t>
      </w:r>
    </w:p>
    <w:p w:rsidR="00712E5F" w:rsidRPr="00CD1D6B" w:rsidRDefault="00712E5F"/>
    <w:p w:rsidR="00712E5F" w:rsidRPr="00CD1D6B" w:rsidRDefault="00551F6F">
      <w:pPr>
        <w:pStyle w:val="Cmsor2"/>
        <w:numPr>
          <w:ilvl w:val="1"/>
          <w:numId w:val="20"/>
        </w:numPr>
        <w:rPr>
          <w:rFonts w:ascii="Times New Roman" w:eastAsia="Times New Roman" w:hAnsi="Times New Roman" w:cs="Times New Roman"/>
        </w:rPr>
      </w:pPr>
      <w:bookmarkStart w:id="50" w:name="_Toc4"/>
      <w:r w:rsidRPr="00CD1D6B">
        <w:rPr>
          <w:rStyle w:val="NoneA"/>
          <w:rFonts w:ascii="Times New Roman" w:hAnsi="Times New Roman"/>
        </w:rPr>
        <w:t>A felhasznált szoftverek</w:t>
      </w:r>
      <w:bookmarkEnd w:id="50"/>
    </w:p>
    <w:p w:rsidR="00712E5F" w:rsidRPr="00CD1D6B" w:rsidRDefault="00551F6F">
      <w:r w:rsidRPr="00CD1D6B">
        <w:t>Visual Studio Code</w:t>
      </w:r>
    </w:p>
    <w:p w:rsidR="00712E5F" w:rsidRPr="00CD1D6B" w:rsidRDefault="00551F6F">
      <w:r w:rsidRPr="00CD1D6B">
        <w:t>Microsoft Visual Studio</w:t>
      </w:r>
    </w:p>
    <w:p w:rsidR="00712E5F" w:rsidRPr="00CD1D6B" w:rsidRDefault="00551F6F">
      <w:r w:rsidRPr="00CD1D6B">
        <w:t>XAMPP</w:t>
      </w:r>
    </w:p>
    <w:p w:rsidR="00712E5F" w:rsidRPr="00CD1D6B" w:rsidRDefault="00712E5F"/>
    <w:p w:rsidR="00712E5F" w:rsidRPr="00CD1D6B" w:rsidRDefault="00712E5F"/>
    <w:p w:rsidR="00712E5F" w:rsidRPr="00CD1D6B" w:rsidRDefault="00712E5F"/>
    <w:p w:rsidR="00712E5F" w:rsidRPr="00CD1D6B" w:rsidRDefault="00551F6F">
      <w:pPr>
        <w:pStyle w:val="Cmsor1"/>
        <w:numPr>
          <w:ilvl w:val="0"/>
          <w:numId w:val="21"/>
        </w:numPr>
        <w:rPr>
          <w:rFonts w:ascii="Times New Roman" w:eastAsia="Times New Roman" w:hAnsi="Times New Roman" w:cs="Times New Roman"/>
        </w:rPr>
      </w:pPr>
      <w:bookmarkStart w:id="51" w:name="_Toc5"/>
      <w:r w:rsidRPr="00CD1D6B">
        <w:rPr>
          <w:rStyle w:val="NoneA"/>
          <w:rFonts w:ascii="Times New Roman" w:hAnsi="Times New Roman"/>
        </w:rPr>
        <w:lastRenderedPageBreak/>
        <w:t>Felhasznál</w:t>
      </w:r>
      <w:r w:rsidRPr="00CD1D6B">
        <w:rPr>
          <w:rFonts w:ascii="Times New Roman" w:hAnsi="Times New Roman"/>
        </w:rPr>
        <w:t>ó</w:t>
      </w:r>
      <w:r w:rsidRPr="00CD1D6B">
        <w:rPr>
          <w:rStyle w:val="NoneA"/>
          <w:rFonts w:ascii="Times New Roman" w:hAnsi="Times New Roman"/>
        </w:rPr>
        <w:t>i dokumentáci</w:t>
      </w:r>
      <w:r w:rsidRPr="00CD1D6B">
        <w:rPr>
          <w:rFonts w:ascii="Times New Roman" w:hAnsi="Times New Roman"/>
        </w:rPr>
        <w:t>ó</w:t>
      </w:r>
      <w:bookmarkEnd w:id="51"/>
    </w:p>
    <w:p w:rsidR="00712E5F" w:rsidRPr="002F3FA5" w:rsidRDefault="00551F6F" w:rsidP="002F3FA5">
      <w:pPr>
        <w:pStyle w:val="Cmsor2"/>
        <w:numPr>
          <w:ilvl w:val="1"/>
          <w:numId w:val="17"/>
        </w:numPr>
        <w:rPr>
          <w:rFonts w:ascii="Times New Roman" w:eastAsia="Times New Roman" w:hAnsi="Times New Roman" w:cs="Times New Roman"/>
        </w:rPr>
      </w:pPr>
      <w:bookmarkStart w:id="52" w:name="_Toc6"/>
      <w:r w:rsidRPr="00CD1D6B">
        <w:rPr>
          <w:rFonts w:ascii="Times New Roman" w:hAnsi="Times New Roman"/>
        </w:rPr>
        <w:t xml:space="preserve">A program </w:t>
      </w:r>
      <w:r w:rsidRPr="00CD1D6B">
        <w:rPr>
          <w:rStyle w:val="NoneA"/>
          <w:rFonts w:ascii="Times New Roman" w:hAnsi="Times New Roman"/>
        </w:rPr>
        <w:t>általá</w:t>
      </w:r>
      <w:r w:rsidRPr="00CD1D6B">
        <w:rPr>
          <w:rFonts w:ascii="Times New Roman" w:hAnsi="Times New Roman"/>
        </w:rPr>
        <w:t>nos specifik</w:t>
      </w:r>
      <w:r w:rsidRPr="00CD1D6B">
        <w:rPr>
          <w:rStyle w:val="NoneA"/>
          <w:rFonts w:ascii="Times New Roman" w:hAnsi="Times New Roman"/>
        </w:rPr>
        <w:t>áci</w:t>
      </w:r>
      <w:r w:rsidRPr="00CD1D6B">
        <w:rPr>
          <w:rFonts w:ascii="Times New Roman" w:hAnsi="Times New Roman"/>
        </w:rPr>
        <w:t>ó</w:t>
      </w:r>
      <w:r w:rsidRPr="00CD1D6B">
        <w:rPr>
          <w:rStyle w:val="NoneA"/>
          <w:rFonts w:ascii="Times New Roman" w:hAnsi="Times New Roman"/>
        </w:rPr>
        <w:t>ja</w:t>
      </w:r>
      <w:bookmarkEnd w:id="52"/>
    </w:p>
    <w:p w:rsidR="00712E5F" w:rsidRPr="00CD1D6B" w:rsidRDefault="00551F6F">
      <w:pPr>
        <w:ind w:left="720"/>
      </w:pPr>
      <w:r w:rsidRPr="00CD1D6B">
        <w:t>Az Internet népszerűségének köszönhetően egyre jobban emelkednek a tartalmat adó oldalakkal szemben támasztott igé</w:t>
      </w:r>
      <w:r w:rsidR="002F3FA5">
        <w:t xml:space="preserve">nyek, így a 21. században </w:t>
      </w:r>
      <w:r w:rsidRPr="00CD1D6B">
        <w:t xml:space="preserve">az állandóan változó és nagy információ tömegeket hordozó </w:t>
      </w:r>
      <w:r w:rsidR="002F3FA5">
        <w:t xml:space="preserve">és a megfelelő interaktivitást </w:t>
      </w:r>
      <w:r w:rsidRPr="00CD1D6B">
        <w:t>biztosító weboldalak számíthatnak csak igazán nagy látogatottságra. Ebből kö</w:t>
      </w:r>
      <w:r w:rsidR="002F3FA5">
        <w:t xml:space="preserve">vetkezik, hogy </w:t>
      </w:r>
      <w:r w:rsidRPr="00CD1D6B">
        <w:t xml:space="preserve">az egyszerű HTML oldalakkal nem lehet felvenni a versenyt ezért szükségessé vált a többszálas, és több szintű platformok megvalósítása melyek nem lehetségesek adatbázis háttér nélkül. </w:t>
      </w:r>
    </w:p>
    <w:p w:rsidR="00712E5F" w:rsidRPr="00CD1D6B" w:rsidRDefault="00551F6F">
      <w:pPr>
        <w:ind w:left="720"/>
      </w:pPr>
      <w:r w:rsidRPr="00CD1D6B">
        <w:t>A fejlesztők körében né</w:t>
      </w:r>
      <w:r w:rsidR="002F3FA5">
        <w:t>pszerű a MySql</w:t>
      </w:r>
      <w:r w:rsidRPr="00CD1D6B">
        <w:t xml:space="preserve"> adatbázis és PHP szerver oldali használata. Az általunk készített weboldal mind Windows, mind pedig Linux vagy Mac OS környezetben fut. Mivel a weboldal </w:t>
      </w:r>
      <w:r w:rsidRPr="00CD1D6B">
        <w:rPr>
          <w:rFonts w:ascii="Arial Unicode MS" w:hAnsi="Arial Unicode MS"/>
          <w:rtl/>
        </w:rPr>
        <w:t>“</w:t>
      </w:r>
      <w:r w:rsidRPr="00CD1D6B">
        <w:t xml:space="preserve">reszponzív”, ezért mobil eszközökről is elérhető. Az oldal megalkotásakor törekedtünk az elérhető legrugalmasabb megjelenítés elérésére. Android és IOS tablet-en és mobil készüléken teszteltük Safari, Edge és Google Chrome böngészőkkel azok különböző verzióival. </w:t>
      </w:r>
    </w:p>
    <w:p w:rsidR="00712E5F" w:rsidRPr="00CD1D6B" w:rsidRDefault="00551F6F" w:rsidP="00B308B2">
      <w:pPr>
        <w:pStyle w:val="Cmsor3"/>
        <w:numPr>
          <w:ilvl w:val="2"/>
          <w:numId w:val="17"/>
        </w:numPr>
        <w:pBdr>
          <w:top w:val="single" w:sz="4" w:space="9" w:color="515151"/>
        </w:pBdr>
        <w:rPr>
          <w:rFonts w:ascii="Times New Roman" w:eastAsia="Times New Roman" w:hAnsi="Times New Roman" w:cs="Times New Roman"/>
        </w:rPr>
      </w:pPr>
      <w:bookmarkStart w:id="53" w:name="_Toc8"/>
      <w:r w:rsidRPr="00CD1D6B">
        <w:rPr>
          <w:rFonts w:ascii="Times New Roman" w:hAnsi="Times New Roman"/>
        </w:rPr>
        <w:t>Hardver kö</w:t>
      </w:r>
      <w:r w:rsidRPr="00CD1D6B">
        <w:rPr>
          <w:rStyle w:val="NoneA"/>
          <w:rFonts w:ascii="Times New Roman" w:hAnsi="Times New Roman"/>
        </w:rPr>
        <w:t>vetelm</w:t>
      </w:r>
      <w:r w:rsidRPr="00CD1D6B">
        <w:rPr>
          <w:rFonts w:ascii="Times New Roman" w:hAnsi="Times New Roman"/>
        </w:rPr>
        <w:t>é</w:t>
      </w:r>
      <w:r w:rsidRPr="00CD1D6B">
        <w:rPr>
          <w:rStyle w:val="NoneA"/>
          <w:rFonts w:ascii="Times New Roman" w:hAnsi="Times New Roman"/>
        </w:rPr>
        <w:t xml:space="preserve">nyek </w:t>
      </w:r>
      <w:bookmarkEnd w:id="53"/>
    </w:p>
    <w:p w:rsidR="00712E5F" w:rsidRPr="00CD1D6B" w:rsidRDefault="00551F6F">
      <w:pPr>
        <w:rPr>
          <w:b/>
          <w:bCs/>
        </w:rPr>
      </w:pPr>
      <w:r w:rsidRPr="00CD1D6B">
        <w:rPr>
          <w:b/>
          <w:bCs/>
        </w:rPr>
        <w:t>Ajánlott követelmények</w:t>
      </w:r>
    </w:p>
    <w:p w:rsidR="00712E5F" w:rsidRPr="00CD1D6B" w:rsidRDefault="00551F6F">
      <w:pPr>
        <w:numPr>
          <w:ilvl w:val="0"/>
          <w:numId w:val="19"/>
        </w:numPr>
      </w:pPr>
      <w:r w:rsidRPr="00CD1D6B">
        <w:t>Személyi számítógép (PC, Notebook)</w:t>
      </w:r>
    </w:p>
    <w:p w:rsidR="00712E5F" w:rsidRPr="00CD1D6B" w:rsidRDefault="00551F6F">
      <w:pPr>
        <w:numPr>
          <w:ilvl w:val="0"/>
          <w:numId w:val="19"/>
        </w:numPr>
      </w:pPr>
      <w:r w:rsidRPr="00CD1D6B">
        <w:rPr>
          <w:rStyle w:val="NoneA"/>
        </w:rPr>
        <w:t>Tablet, Mobiltelefon</w:t>
      </w:r>
    </w:p>
    <w:p w:rsidR="00712E5F" w:rsidRPr="00CD1D6B" w:rsidRDefault="00551F6F">
      <w:pPr>
        <w:numPr>
          <w:ilvl w:val="0"/>
          <w:numId w:val="19"/>
        </w:numPr>
      </w:pPr>
      <w:r w:rsidRPr="00CD1D6B">
        <w:t>Intel Core i3-3xxx, vagy megegyező teljesítményű processzor</w:t>
      </w:r>
    </w:p>
    <w:p w:rsidR="00712E5F" w:rsidRPr="00CD1D6B" w:rsidRDefault="00551F6F">
      <w:pPr>
        <w:numPr>
          <w:ilvl w:val="0"/>
          <w:numId w:val="19"/>
        </w:numPr>
      </w:pPr>
      <w:r w:rsidRPr="00CD1D6B">
        <w:rPr>
          <w:rStyle w:val="NoneA"/>
        </w:rPr>
        <w:t>4-8 GB RAM</w:t>
      </w:r>
    </w:p>
    <w:p w:rsidR="00712E5F" w:rsidRPr="00CD1D6B" w:rsidRDefault="00551F6F">
      <w:pPr>
        <w:numPr>
          <w:ilvl w:val="0"/>
          <w:numId w:val="19"/>
        </w:numPr>
      </w:pPr>
      <w:r w:rsidRPr="00CD1D6B">
        <w:rPr>
          <w:rStyle w:val="NoneA"/>
        </w:rPr>
        <w:t>HD felbontást (1920*1080) támogató monitor vagy kijelző</w:t>
      </w:r>
    </w:p>
    <w:p w:rsidR="00712E5F" w:rsidRPr="00CD1D6B" w:rsidRDefault="00551F6F">
      <w:pPr>
        <w:numPr>
          <w:ilvl w:val="0"/>
          <w:numId w:val="19"/>
        </w:numPr>
      </w:pPr>
      <w:r w:rsidRPr="00CD1D6B">
        <w:t>Windows 10 operációs rendszer</w:t>
      </w:r>
    </w:p>
    <w:p w:rsidR="00712E5F" w:rsidRPr="00CD1D6B" w:rsidRDefault="00551F6F">
      <w:pPr>
        <w:numPr>
          <w:ilvl w:val="0"/>
          <w:numId w:val="19"/>
        </w:numPr>
      </w:pPr>
      <w:r w:rsidRPr="00CD1D6B">
        <w:t>Google Chrome,  Mozilla Firefox, Microsoft Edge böngésző programok legfrissebb verziója</w:t>
      </w:r>
    </w:p>
    <w:p w:rsidR="00712E5F" w:rsidRPr="00CD1D6B" w:rsidRDefault="00551F6F">
      <w:pPr>
        <w:numPr>
          <w:ilvl w:val="0"/>
          <w:numId w:val="19"/>
        </w:numPr>
      </w:pPr>
      <w:r w:rsidRPr="00CD1D6B">
        <w:t>Office 2016 irodai szoftver, a dokumentumok megtekintéséhez</w:t>
      </w:r>
    </w:p>
    <w:p w:rsidR="00712E5F" w:rsidRPr="00CD1D6B" w:rsidRDefault="00551F6F">
      <w:pPr>
        <w:numPr>
          <w:ilvl w:val="0"/>
          <w:numId w:val="19"/>
        </w:numPr>
      </w:pPr>
      <w:r w:rsidRPr="00CD1D6B">
        <w:lastRenderedPageBreak/>
        <w:t xml:space="preserve">A weblap eléréséhez internet kapcsolat szükséges. </w:t>
      </w:r>
    </w:p>
    <w:p w:rsidR="00712E5F" w:rsidRPr="00CD1D6B" w:rsidRDefault="00551F6F">
      <w:pPr>
        <w:rPr>
          <w:b/>
          <w:bCs/>
        </w:rPr>
      </w:pPr>
      <w:r w:rsidRPr="00CD1D6B">
        <w:rPr>
          <w:b/>
          <w:bCs/>
        </w:rPr>
        <w:t>Minimum követelmények</w:t>
      </w:r>
    </w:p>
    <w:p w:rsidR="00712E5F" w:rsidRPr="00CD1D6B" w:rsidRDefault="00551F6F">
      <w:pPr>
        <w:numPr>
          <w:ilvl w:val="0"/>
          <w:numId w:val="19"/>
        </w:numPr>
      </w:pPr>
      <w:r w:rsidRPr="00CD1D6B">
        <w:t>Személyi számítógép (PC, Notebook, Netbook)</w:t>
      </w:r>
    </w:p>
    <w:p w:rsidR="00712E5F" w:rsidRPr="00CD1D6B" w:rsidRDefault="00551F6F">
      <w:pPr>
        <w:numPr>
          <w:ilvl w:val="0"/>
          <w:numId w:val="19"/>
        </w:numPr>
      </w:pPr>
      <w:r w:rsidRPr="00CD1D6B">
        <w:rPr>
          <w:rStyle w:val="NoneA"/>
        </w:rPr>
        <w:t>Tablet, okostelefon</w:t>
      </w:r>
    </w:p>
    <w:p w:rsidR="00712E5F" w:rsidRPr="00CD1D6B" w:rsidRDefault="00551F6F">
      <w:pPr>
        <w:numPr>
          <w:ilvl w:val="0"/>
          <w:numId w:val="19"/>
        </w:numPr>
      </w:pPr>
      <w:r w:rsidRPr="00CD1D6B">
        <w:t>Támogatott böngészők</w:t>
      </w:r>
    </w:p>
    <w:p w:rsidR="00712E5F" w:rsidRPr="00CD1D6B" w:rsidRDefault="00551F6F">
      <w:pPr>
        <w:numPr>
          <w:ilvl w:val="0"/>
          <w:numId w:val="19"/>
        </w:numPr>
      </w:pPr>
      <w:r w:rsidRPr="00CD1D6B">
        <w:t xml:space="preserve">A weblap eléréséhez internet kapcsolat szükséges. </w:t>
      </w:r>
    </w:p>
    <w:p w:rsidR="00712E5F" w:rsidRPr="00CD1D6B" w:rsidRDefault="00712E5F">
      <w:pPr>
        <w:tabs>
          <w:tab w:val="left" w:pos="529"/>
        </w:tabs>
      </w:pPr>
    </w:p>
    <w:p w:rsidR="00712E5F" w:rsidRPr="00CD1D6B" w:rsidRDefault="00551F6F">
      <w:pPr>
        <w:pStyle w:val="Cmsor3"/>
        <w:numPr>
          <w:ilvl w:val="2"/>
          <w:numId w:val="22"/>
        </w:numPr>
        <w:rPr>
          <w:rFonts w:ascii="Times New Roman" w:eastAsia="Times New Roman" w:hAnsi="Times New Roman" w:cs="Times New Roman"/>
        </w:rPr>
      </w:pPr>
      <w:bookmarkStart w:id="54" w:name="_Toc9"/>
      <w:r w:rsidRPr="00CD1D6B">
        <w:rPr>
          <w:rStyle w:val="NoneA"/>
          <w:rFonts w:ascii="Times New Roman" w:hAnsi="Times New Roman"/>
        </w:rPr>
        <w:t>Szoftver k</w:t>
      </w:r>
      <w:r w:rsidRPr="00CD1D6B">
        <w:rPr>
          <w:rFonts w:ascii="Times New Roman" w:hAnsi="Times New Roman"/>
        </w:rPr>
        <w:t>ö</w:t>
      </w:r>
      <w:r w:rsidRPr="00CD1D6B">
        <w:rPr>
          <w:rStyle w:val="NoneA"/>
          <w:rFonts w:ascii="Times New Roman" w:hAnsi="Times New Roman"/>
        </w:rPr>
        <w:t>vetelm</w:t>
      </w:r>
      <w:r w:rsidRPr="00CD1D6B">
        <w:rPr>
          <w:rFonts w:ascii="Times New Roman" w:hAnsi="Times New Roman"/>
        </w:rPr>
        <w:t>é</w:t>
      </w:r>
      <w:r w:rsidRPr="00CD1D6B">
        <w:rPr>
          <w:rStyle w:val="NoneA"/>
          <w:rFonts w:ascii="Times New Roman" w:hAnsi="Times New Roman"/>
        </w:rPr>
        <w:t>nyek</w:t>
      </w:r>
      <w:bookmarkEnd w:id="54"/>
    </w:p>
    <w:p w:rsidR="00712E5F" w:rsidRPr="00CD1D6B" w:rsidRDefault="00551F6F">
      <w:pPr>
        <w:rPr>
          <w:b/>
          <w:bCs/>
        </w:rPr>
      </w:pPr>
      <w:r w:rsidRPr="00CD1D6B">
        <w:rPr>
          <w:b/>
          <w:bCs/>
        </w:rPr>
        <w:t>Operációs rendszer</w:t>
      </w:r>
    </w:p>
    <w:p w:rsidR="00712E5F" w:rsidRPr="00CD1D6B" w:rsidRDefault="00551F6F">
      <w:r w:rsidRPr="00CD1D6B">
        <w:t>A teszteléseket mindig a Max OS X és Windows legújabb és korábbi verzióin végezzük. Jelenleg ez a Windows 8 és Windows 7, Mac OS X 10.7</w:t>
      </w:r>
      <w:proofErr w:type="gramStart"/>
      <w:r w:rsidRPr="00CD1D6B">
        <w:t>.x</w:t>
      </w:r>
      <w:proofErr w:type="gramEnd"/>
      <w:r w:rsidRPr="00CD1D6B">
        <w:t xml:space="preserve"> és 10.8.x. A Windows Vista bármelyik verziójával, illetve a Mac OS X 10.1 utáni rendszerével is használható</w:t>
      </w:r>
      <w:r w:rsidR="00B308B2">
        <w:t xml:space="preserve">. Ajánlott </w:t>
      </w:r>
      <w:r w:rsidRPr="00CD1D6B">
        <w:t>böngészők a következők:</w:t>
      </w:r>
      <w:r w:rsidR="00B308B2">
        <w:t xml:space="preserve"> Google Chrome, </w:t>
      </w:r>
      <w:r w:rsidRPr="00CD1D6B">
        <w:t>Mozilla Firefox</w:t>
      </w:r>
      <w:proofErr w:type="gramStart"/>
      <w:r w:rsidRPr="00CD1D6B">
        <w:t>,Microsoft</w:t>
      </w:r>
      <w:proofErr w:type="gramEnd"/>
      <w:r w:rsidRPr="00CD1D6B">
        <w:t xml:space="preserve"> Edge böngé</w:t>
      </w:r>
      <w:r w:rsidR="00B308B2">
        <w:t xml:space="preserve">sző programok </w:t>
      </w:r>
      <w:r w:rsidRPr="00CD1D6B">
        <w:t>legfrissebb verziója. További támogatott böngészők</w:t>
      </w:r>
      <w:r w:rsidR="00B308B2">
        <w:t xml:space="preserve"> </w:t>
      </w:r>
      <w:r w:rsidRPr="00CD1D6B">
        <w:t>Internet Explorer 10 és 11 (Windows),</w:t>
      </w:r>
      <w:r w:rsidR="00B308B2">
        <w:t xml:space="preserve"> Firefox (Mac vagy Windows), </w:t>
      </w:r>
      <w:r w:rsidRPr="00CD1D6B">
        <w:t>Safari</w:t>
      </w:r>
      <w:ins w:id="55" w:author="Katalin Eszter Kasza" w:date="2022-04-29T16:38:00Z">
        <w:r w:rsidRPr="00CD1D6B">
          <w:t xml:space="preserve"> 13 -tól lefele</w:t>
        </w:r>
      </w:ins>
      <w:r w:rsidRPr="00CD1D6B">
        <w:t xml:space="preserve"> (csak Mac)</w:t>
      </w:r>
      <w:r w:rsidR="00B308B2">
        <w:t>.</w:t>
      </w:r>
    </w:p>
    <w:p w:rsidR="00712E5F" w:rsidRPr="00CD1D6B" w:rsidRDefault="00551F6F">
      <w:r w:rsidRPr="00CD1D6B">
        <w:rPr>
          <w:b/>
          <w:bCs/>
        </w:rPr>
        <w:t>Nem ajánlott</w:t>
      </w:r>
      <w:r w:rsidRPr="00CD1D6B">
        <w:t xml:space="preserve"> az Internet Explorer 9 és annál korábbi verziók használata</w:t>
      </w:r>
      <w:ins w:id="56" w:author="Katalin Eszter Kasza" w:date="2022-04-29T15:38:00Z">
        <w:r w:rsidRPr="00CD1D6B">
          <w:t xml:space="preserve"> illetve Safari 15.4</w:t>
        </w:r>
      </w:ins>
      <w:r w:rsidRPr="00CD1D6B">
        <w:t>. </w:t>
      </w:r>
      <w:ins w:id="57" w:author="Katalin Eszter Kasza" w:date="2022-04-29T16:35:00Z">
        <w:r w:rsidRPr="00CD1D6B">
          <w:t xml:space="preserve"> Ezek a böngészők nem megfelelően jelenítik meg az oldalt. </w:t>
        </w:r>
      </w:ins>
    </w:p>
    <w:p w:rsidR="00712E5F" w:rsidRPr="00CD1D6B" w:rsidRDefault="00551F6F">
      <w:r w:rsidRPr="00CD1D6B">
        <w:t xml:space="preserve">A weboldal </w:t>
      </w:r>
      <w:ins w:id="58" w:author="Katalin Eszter Kasza" w:date="2022-04-29T18:50:00Z">
        <w:r w:rsidRPr="00CD1D6B">
          <w:t xml:space="preserve">elviekben </w:t>
        </w:r>
      </w:ins>
      <w:r w:rsidRPr="00CD1D6B">
        <w:t>minden olyan böngészőn elérhető, ami támogatja a CSS3 / HTML 5-öt. A weboldal</w:t>
      </w:r>
      <w:del w:id="59" w:author="Katalin Eszter Kasza" w:date="2022-04-29T15:39:00Z">
        <w:r w:rsidRPr="00CD1D6B">
          <w:delText xml:space="preserve"> probléma nélkül</w:delText>
        </w:r>
      </w:del>
      <w:r w:rsidRPr="00CD1D6B">
        <w:t xml:space="preserve"> betölthető Android vagy iOS operációs rendszerű eszközökön is. Bizonyos böngészők, – mint az Internet Explorer egyes régi változatai – problémába ütköznek a CSS-el és ezért </w:t>
      </w:r>
      <w:proofErr w:type="gramStart"/>
      <w:r w:rsidRPr="00CD1D6B">
        <w:t>kisebb</w:t>
      </w:r>
      <w:proofErr w:type="gramEnd"/>
      <w:r w:rsidRPr="00CD1D6B">
        <w:t xml:space="preserve"> hiányosságok fedezhetők fel annak ellenére, hogy a tartalom továbbra is teljesen látható.</w:t>
      </w:r>
    </w:p>
    <w:p w:rsidR="00712E5F" w:rsidRPr="00CD1D6B" w:rsidRDefault="00712E5F"/>
    <w:p w:rsidR="00712E5F" w:rsidRPr="00CD1D6B" w:rsidRDefault="00551F6F">
      <w:pPr>
        <w:pStyle w:val="Cmsor3"/>
        <w:numPr>
          <w:ilvl w:val="1"/>
          <w:numId w:val="23"/>
        </w:numPr>
        <w:rPr>
          <w:rFonts w:ascii="Times New Roman" w:eastAsia="Times New Roman" w:hAnsi="Times New Roman" w:cs="Times New Roman"/>
        </w:rPr>
      </w:pPr>
      <w:bookmarkStart w:id="60" w:name="_Toc10"/>
      <w:r w:rsidRPr="00CD1D6B">
        <w:rPr>
          <w:rStyle w:val="NoneA"/>
          <w:rFonts w:ascii="Times New Roman" w:hAnsi="Times New Roman"/>
        </w:rPr>
        <w:t>Weboldal használatának r</w:t>
      </w:r>
      <w:r w:rsidRPr="00CD1D6B">
        <w:rPr>
          <w:rFonts w:ascii="Times New Roman" w:hAnsi="Times New Roman"/>
        </w:rPr>
        <w:t>é</w:t>
      </w:r>
      <w:r w:rsidRPr="00CD1D6B">
        <w:rPr>
          <w:rStyle w:val="NoneA"/>
          <w:rFonts w:ascii="Times New Roman" w:hAnsi="Times New Roman"/>
        </w:rPr>
        <w:t>szletes leírása</w:t>
      </w:r>
      <w:bookmarkEnd w:id="60"/>
    </w:p>
    <w:p w:rsidR="00712E5F" w:rsidRPr="00CD1D6B" w:rsidRDefault="00712E5F">
      <w:pPr>
        <w:ind w:left="720"/>
      </w:pPr>
    </w:p>
    <w:p w:rsidR="00712E5F" w:rsidRPr="00CD1D6B" w:rsidRDefault="00551F6F">
      <w:r w:rsidRPr="00CD1D6B">
        <w:t xml:space="preserve">Az elkészült weboldal egy Állatmenhely üzemeltetéséhez nyújt kézzelfogható megoldást. A weboldal segítségéve a Pet Paradise Állatmenhely gazdát kereső kutyákat és cicákat mutat be és köti össze a potenciális befogadókkal és kutyát-cicát kereső potenciális gazdikkal. A </w:t>
      </w:r>
      <w:r w:rsidRPr="00CD1D6B">
        <w:lastRenderedPageBreak/>
        <w:t xml:space="preserve">weboldal Önkéntesek toborzását is hirdeti, akik </w:t>
      </w:r>
      <w:proofErr w:type="gramStart"/>
      <w:r w:rsidRPr="00CD1D6B">
        <w:t>segítenék</w:t>
      </w:r>
      <w:proofErr w:type="gramEnd"/>
      <w:r w:rsidRPr="00CD1D6B">
        <w:t xml:space="preserve"> a menhely munkáját illetve más weboldalakkal karöltve segítik egymás munkáját, ajánlják egymás termékeit és szolgáltatásait. </w:t>
      </w:r>
    </w:p>
    <w:p w:rsidR="00712E5F" w:rsidRPr="00CD1D6B" w:rsidRDefault="00551F6F">
      <w:r w:rsidRPr="00CD1D6B">
        <w:t xml:space="preserve">A weboldal adattárolási és kezelési funkciókat is megvalósít, szerver és kliens oldali komponenseket egyaránt tartalmaz. </w:t>
      </w:r>
    </w:p>
    <w:p w:rsidR="00712E5F" w:rsidRPr="00CD1D6B" w:rsidRDefault="00551F6F">
      <w:r w:rsidRPr="00CD1D6B">
        <w:t xml:space="preserve">A kliens oldali komponensek egyaránt alkalmasak asztali és mobil eszközökön történő használatra. Mobil eszközre nem fejlesztettünk alkalmazást, de azzal hozzávetőlegesen megegyező felhasználói élményt nyújtó webes kliens készült.  A felhasználóknak szánt </w:t>
      </w:r>
      <w:proofErr w:type="gramStart"/>
      <w:r w:rsidRPr="00CD1D6B">
        <w:t>interfész  és</w:t>
      </w:r>
      <w:proofErr w:type="gramEnd"/>
      <w:r w:rsidRPr="00CD1D6B">
        <w:t xml:space="preserve"> az adminisztrációs felület is webes megjelenítést használ.</w:t>
      </w:r>
    </w:p>
    <w:p w:rsidR="00712E5F" w:rsidRPr="00CD1D6B" w:rsidRDefault="00551F6F">
      <w:r w:rsidRPr="00CD1D6B">
        <w:t>A forráskódot igyekeztünk a tiszta kód elveinek megfelelően strukturált, átlátható formában készíteni.</w:t>
      </w:r>
    </w:p>
    <w:p w:rsidR="00712E5F" w:rsidRPr="00CD1D6B" w:rsidRDefault="00712E5F"/>
    <w:p w:rsidR="00712E5F" w:rsidRPr="00CD1D6B" w:rsidRDefault="00551F6F">
      <w:r w:rsidRPr="00CD1D6B">
        <w:rPr>
          <w:rFonts w:ascii="Arial Unicode MS" w:hAnsi="Arial Unicode MS"/>
        </w:rPr>
        <w:br w:type="page"/>
      </w:r>
    </w:p>
    <w:p w:rsidR="00712E5F" w:rsidRPr="00CD1D6B" w:rsidRDefault="00712E5F"/>
    <w:p w:rsidR="00712E5F" w:rsidRPr="00CD1D6B" w:rsidRDefault="00551F6F">
      <w:pPr>
        <w:pStyle w:val="Cmsor2"/>
        <w:numPr>
          <w:ilvl w:val="0"/>
          <w:numId w:val="24"/>
        </w:numPr>
        <w:rPr>
          <w:rFonts w:ascii="Times New Roman" w:eastAsia="Times New Roman" w:hAnsi="Times New Roman" w:cs="Times New Roman"/>
        </w:rPr>
      </w:pPr>
      <w:bookmarkStart w:id="61" w:name="_Toc11"/>
      <w:r w:rsidRPr="00CD1D6B">
        <w:rPr>
          <w:rStyle w:val="NoneA"/>
          <w:rFonts w:ascii="Times New Roman" w:hAnsi="Times New Roman"/>
        </w:rPr>
        <w:t>A weboldal fel</w:t>
      </w:r>
      <w:r w:rsidRPr="00CD1D6B">
        <w:rPr>
          <w:rFonts w:ascii="Times New Roman" w:hAnsi="Times New Roman"/>
        </w:rPr>
        <w:t>é</w:t>
      </w:r>
      <w:r w:rsidRPr="00CD1D6B">
        <w:rPr>
          <w:rStyle w:val="NoneA"/>
          <w:rFonts w:ascii="Times New Roman" w:hAnsi="Times New Roman"/>
        </w:rPr>
        <w:t>pít</w:t>
      </w:r>
      <w:r w:rsidRPr="00CD1D6B">
        <w:rPr>
          <w:rFonts w:ascii="Times New Roman" w:hAnsi="Times New Roman"/>
        </w:rPr>
        <w:t>é</w:t>
      </w:r>
      <w:r w:rsidRPr="00CD1D6B">
        <w:rPr>
          <w:rStyle w:val="NoneA"/>
          <w:rFonts w:ascii="Times New Roman" w:hAnsi="Times New Roman"/>
        </w:rPr>
        <w:t>se</w:t>
      </w:r>
      <w:ins w:id="62" w:author="Katalin Eszter Kasza" w:date="2022-04-29T18:51:00Z">
        <w:r w:rsidRPr="00CD1D6B">
          <w:rPr>
            <w:rStyle w:val="NoneA"/>
            <w:rFonts w:ascii="Times New Roman" w:hAnsi="Times New Roman"/>
          </w:rPr>
          <w:t>, főbb funkciói</w:t>
        </w:r>
      </w:ins>
      <w:del w:id="63" w:author="Katalin Eszter Kasza" w:date="2022-04-29T18:51:00Z">
        <w:r w:rsidRPr="00CD1D6B">
          <w:rPr>
            <w:rStyle w:val="NoneA"/>
            <w:rFonts w:ascii="Times New Roman" w:hAnsi="Times New Roman"/>
          </w:rPr>
          <w:delText xml:space="preserve"> </w:delText>
        </w:r>
      </w:del>
      <w:bookmarkEnd w:id="61"/>
    </w:p>
    <w:p w:rsidR="00712E5F" w:rsidRPr="00CD1D6B" w:rsidRDefault="00551F6F">
      <w:pPr>
        <w:rPr>
          <w:u w:val="single"/>
        </w:rPr>
      </w:pPr>
      <w:r w:rsidRPr="00CD1D6B">
        <w:rPr>
          <w:u w:val="single"/>
        </w:rPr>
        <w:t xml:space="preserve">A </w:t>
      </w:r>
      <w:r w:rsidRPr="00CD1D6B">
        <w:rPr>
          <w:b/>
          <w:bCs/>
          <w:u w:val="single"/>
        </w:rPr>
        <w:t>head részben</w:t>
      </w:r>
      <w:r w:rsidRPr="00CD1D6B">
        <w:rPr>
          <w:u w:val="single"/>
        </w:rPr>
        <w:t xml:space="preserve"> található menüpontok a következők:</w:t>
      </w:r>
    </w:p>
    <w:p w:rsidR="00712E5F" w:rsidRPr="00CD1D6B" w:rsidRDefault="00551F6F">
      <w:r w:rsidRPr="00CD1D6B">
        <w:rPr>
          <w:b/>
          <w:bCs/>
        </w:rPr>
        <w:t>Kutyák</w:t>
      </w:r>
      <w:r w:rsidRPr="00CD1D6B">
        <w:rPr>
          <w:rStyle w:val="NoneA"/>
        </w:rPr>
        <w:t>- Adatbázisunkban található kutyákat jeleníti meg</w:t>
      </w:r>
    </w:p>
    <w:p w:rsidR="00712E5F" w:rsidRPr="00CD1D6B" w:rsidRDefault="00551F6F">
      <w:r w:rsidRPr="00CD1D6B">
        <w:rPr>
          <w:b/>
          <w:bCs/>
        </w:rPr>
        <w:t>Cicák</w:t>
      </w:r>
      <w:r w:rsidRPr="00CD1D6B">
        <w:t xml:space="preserve"> - Adatbázisunkban található cicákat jeleníti meg</w:t>
      </w:r>
    </w:p>
    <w:p w:rsidR="00712E5F" w:rsidRPr="00CD1D6B" w:rsidRDefault="00551F6F">
      <w:r w:rsidRPr="00CD1D6B">
        <w:rPr>
          <w:b/>
          <w:bCs/>
        </w:rPr>
        <w:t>Elérhetőségeink</w:t>
      </w:r>
      <w:r w:rsidRPr="00CD1D6B">
        <w:t>- itt lehet nekünk email-t küldeni</w:t>
      </w:r>
    </w:p>
    <w:p w:rsidR="00712E5F" w:rsidRPr="00CD1D6B" w:rsidRDefault="00551F6F">
      <w:pPr>
        <w:rPr>
          <w:del w:id="64" w:author="Katalin Eszter Kasza" w:date="2022-04-29T18:53:00Z"/>
          <w:rStyle w:val="NoneA"/>
        </w:rPr>
      </w:pPr>
      <w:r w:rsidRPr="00CD1D6B">
        <w:rPr>
          <w:b/>
          <w:bCs/>
        </w:rPr>
        <w:t>Hírek</w:t>
      </w:r>
      <w:r w:rsidRPr="00CD1D6B">
        <w:t xml:space="preserve">- </w:t>
      </w:r>
      <w:del w:id="65" w:author="Katalin Eszter Kasza" w:date="2022-04-29T18:52:00Z">
        <w:r w:rsidRPr="00CD1D6B">
          <w:delText xml:space="preserve">A hírek menüpont alatt találhatók  </w:delText>
        </w:r>
      </w:del>
      <w:ins w:id="66" w:author="Katalin Eszter Kasza" w:date="2022-04-29T18:53:00Z">
        <w:r w:rsidRPr="00CD1D6B">
          <w:t xml:space="preserve">Kutyás és macskás híreket tartalmaz, mely segítséget nyújthat a jövőbeni kisállattartók számára. </w:t>
        </w:r>
      </w:ins>
      <w:del w:id="67" w:author="Katalin Eszter Kasza" w:date="2022-04-29T18:53:00Z">
        <w:r w:rsidRPr="00CD1D6B">
          <w:delText>majd aktualitásaink mint kutyákkal és cicákkal kapcsolatos híreink, örökbeadott állataink, történetek</w:delText>
        </w:r>
      </w:del>
    </w:p>
    <w:p w:rsidR="00712E5F" w:rsidRPr="00CD1D6B" w:rsidRDefault="00551F6F">
      <w:pPr>
        <w:rPr>
          <w:ins w:id="68" w:author="Katalin Eszter Kasza" w:date="2022-04-29T18:53:00Z"/>
          <w:rStyle w:val="NoneA"/>
        </w:rPr>
      </w:pPr>
      <w:ins w:id="69" w:author="Katalin Eszter Kasza" w:date="2022-04-29T18:53:00Z">
        <w:r w:rsidRPr="00CD1D6B">
          <w:rPr>
            <w:rStyle w:val="NoneA"/>
          </w:rPr>
          <w:br/>
        </w:r>
        <w:commentRangeStart w:id="70"/>
      </w:ins>
    </w:p>
    <w:p w:rsidR="00712E5F" w:rsidRPr="00CD1D6B" w:rsidRDefault="00551F6F">
      <w:pPr>
        <w:rPr>
          <w:ins w:id="71" w:author="Katalin Eszter Kasza" w:date="2022-04-29T18:54:00Z"/>
          <w:rStyle w:val="NoneA"/>
        </w:rPr>
      </w:pPr>
      <w:r w:rsidRPr="00CD1D6B">
        <w:rPr>
          <w:b/>
          <w:bCs/>
        </w:rPr>
        <w:t>Belépés/Regisztráció</w:t>
      </w:r>
      <w:r w:rsidRPr="00CD1D6B">
        <w:t xml:space="preserve"> </w:t>
      </w:r>
      <w:commentRangeEnd w:id="70"/>
      <w:r w:rsidRPr="00CD1D6B">
        <w:commentReference w:id="70"/>
      </w:r>
      <w:r w:rsidRPr="00CD1D6B">
        <w:t xml:space="preserve">– </w:t>
      </w:r>
      <w:ins w:id="72" w:author="Katalin Eszter Kasza" w:date="2022-04-29T18:54:00Z">
        <w:r w:rsidRPr="00CD1D6B">
          <w:t>Ezen menüponton belül a látogató két módon jelentkezhet be illetve regisztrálhat. Az egyik mód, hogy a felhasználó a</w:t>
        </w:r>
      </w:ins>
      <w:del w:id="73" w:author="Katalin Eszter Kasza" w:date="2022-04-29T17:11:00Z">
        <w:r w:rsidRPr="00CD1D6B">
          <w:delText>A</w:delText>
        </w:r>
      </w:del>
      <w:r w:rsidRPr="00CD1D6B">
        <w:t xml:space="preserve"> menhely </w:t>
      </w:r>
      <w:del w:id="74" w:author="Katalin Eszter Kasza" w:date="2022-04-29T16:39:00Z">
        <w:r w:rsidRPr="00CD1D6B">
          <w:delText>munkavállalójaként</w:delText>
        </w:r>
      </w:del>
      <w:ins w:id="75" w:author="Katalin Eszter Kasza" w:date="2022-04-29T16:39:00Z">
        <w:r w:rsidRPr="00CD1D6B">
          <w:t>dolgozójaként</w:t>
        </w:r>
      </w:ins>
      <w:r w:rsidRPr="00CD1D6B">
        <w:t xml:space="preserve"> </w:t>
      </w:r>
      <w:ins w:id="76" w:author="Katalin Eszter Kasza" w:date="2022-04-29T18:54:00Z">
        <w:r w:rsidRPr="00CD1D6B">
          <w:t xml:space="preserve">regisztrál illetve lép be a weboldalra, a másik pedig </w:t>
        </w:r>
      </w:ins>
      <w:del w:id="77" w:author="Katalin Eszter Kasza" w:date="2022-04-29T17:22:00Z">
        <w:r w:rsidRPr="00CD1D6B">
          <w:delText>vagy</w:delText>
        </w:r>
      </w:del>
      <w:ins w:id="78" w:author="Katalin Eszter Kasza" w:date="2022-04-29T17:22:00Z">
        <w:r w:rsidRPr="00CD1D6B">
          <w:t>a</w:t>
        </w:r>
      </w:ins>
      <w:r w:rsidRPr="00CD1D6B">
        <w:t xml:space="preserve"> </w:t>
      </w:r>
      <w:ins w:id="79" w:author="Katalin Eszter Kasza" w:date="2022-04-29T18:54:00Z">
        <w:r w:rsidRPr="00CD1D6B">
          <w:t>regisztrált felhasználóként</w:t>
        </w:r>
      </w:ins>
      <w:del w:id="80" w:author="Katalin Eszter Kasza" w:date="2022-04-29T16:39:00Z">
        <w:r w:rsidRPr="00CD1D6B">
          <w:delText>külsősként</w:delText>
        </w:r>
      </w:del>
      <w:r w:rsidRPr="00CD1D6B">
        <w:t xml:space="preserve"> </w:t>
      </w:r>
      <w:del w:id="81" w:author="Katalin Eszter Kasza" w:date="2022-04-29T17:11:00Z">
        <w:r w:rsidRPr="00CD1D6B">
          <w:delText>be lehet regisztrálni</w:delText>
        </w:r>
      </w:del>
      <w:ins w:id="82" w:author="Katalin Eszter Kasza" w:date="2022-04-29T18:54:00Z">
        <w:r w:rsidRPr="00CD1D6B">
          <w:t>történő bejelentkezés.</w:t>
        </w:r>
      </w:ins>
    </w:p>
    <w:p w:rsidR="00712E5F" w:rsidRPr="00CD1D6B" w:rsidRDefault="00551F6F">
      <w:pPr>
        <w:rPr>
          <w:ins w:id="83" w:author="Katalin Eszter Kasza" w:date="2022-04-29T18:56:00Z"/>
          <w:rStyle w:val="NoneA"/>
        </w:rPr>
      </w:pPr>
      <w:ins w:id="84" w:author="Katalin Eszter Kasza" w:date="2022-04-29T18:54:00Z">
        <w:r w:rsidRPr="00CD1D6B">
          <w:rPr>
            <w:rStyle w:val="NoneA"/>
          </w:rPr>
          <w:t xml:space="preserve">A regisztrált felhasználói státusz előnye, hogy az ügyfél hozzáfér az aktuálisan gazdát kereső kutyák és macskák adataihoz, </w:t>
        </w:r>
        <w:proofErr w:type="gramStart"/>
        <w:r w:rsidRPr="00CD1D6B">
          <w:rPr>
            <w:rStyle w:val="NoneA"/>
          </w:rPr>
          <w:t>lementheti</w:t>
        </w:r>
        <w:proofErr w:type="gramEnd"/>
        <w:r w:rsidRPr="00CD1D6B">
          <w:rPr>
            <w:rStyle w:val="NoneA"/>
          </w:rPr>
          <w:t xml:space="preserve"> azok fényképét stb. </w:t>
        </w:r>
      </w:ins>
      <w:del w:id="85" w:author="Katalin Eszter Kasza" w:date="2022-04-29T16:40:00Z">
        <w:r w:rsidRPr="00CD1D6B">
          <w:rPr>
            <w:rStyle w:val="NoneA"/>
          </w:rPr>
          <w:delText>, regisztrálás után bejelentkezni</w:delText>
        </w:r>
      </w:del>
      <w:ins w:id="86" w:author="Katalin Eszter Kasza" w:date="2022-04-29T18:56:00Z">
        <w:r w:rsidRPr="00CD1D6B">
          <w:rPr>
            <w:rStyle w:val="NoneA"/>
          </w:rPr>
          <w:t>A dolgozói regisztráció ped</w:t>
        </w:r>
      </w:ins>
      <w:r w:rsidR="00B308B2">
        <w:rPr>
          <w:rStyle w:val="NoneA"/>
        </w:rPr>
        <w:t>i</w:t>
      </w:r>
      <w:ins w:id="87" w:author="Katalin Eszter Kasza" w:date="2022-04-29T18:56:00Z">
        <w:r w:rsidRPr="00CD1D6B">
          <w:rPr>
            <w:rStyle w:val="NoneA"/>
          </w:rPr>
          <w:t>g további hozzáférést biztosít az állatok adataihoz, örökbefogadáshoz, foglaláshoz. Ezen funkciók -</w:t>
        </w:r>
      </w:ins>
      <w:r w:rsidR="00B308B2">
        <w:rPr>
          <w:rStyle w:val="NoneA"/>
        </w:rPr>
        <w:t xml:space="preserve"> </w:t>
      </w:r>
      <w:ins w:id="88" w:author="Katalin Eszter Kasza" w:date="2022-04-29T18:56:00Z">
        <w:r w:rsidRPr="00CD1D6B">
          <w:rPr>
            <w:rStyle w:val="NoneA"/>
          </w:rPr>
          <w:t xml:space="preserve">igény szerint- tovább fejleszthetők. </w:t>
        </w:r>
      </w:ins>
    </w:p>
    <w:p w:rsidR="00712E5F" w:rsidRPr="00CD1D6B" w:rsidRDefault="00551F6F">
      <w:pPr>
        <w:rPr>
          <w:ins w:id="89" w:author="Katalin Eszter Kasza" w:date="2022-04-29T18:56:00Z"/>
          <w:rStyle w:val="NoneA"/>
        </w:rPr>
      </w:pPr>
      <w:ins w:id="90" w:author="Katalin Eszter Kasza" w:date="2022-04-29T18:56:00Z">
        <w:r w:rsidRPr="00CD1D6B">
          <w:rPr>
            <w:b/>
            <w:bCs/>
          </w:rPr>
          <w:t>Információk</w:t>
        </w:r>
        <w:r w:rsidRPr="00CD1D6B">
          <w:t>- Ezen menüpont alatt jelenítjük meg aktuális híreinket, örökbeadott állataink sikertörténeteit illetve az állatokhoz kapcsolódó híreinket</w:t>
        </w:r>
      </w:ins>
      <w:r w:rsidR="00B308B2" w:rsidRPr="00CD1D6B">
        <w:t>, információinkat</w:t>
      </w:r>
      <w:r w:rsidR="00B308B2">
        <w:t>.</w:t>
      </w:r>
    </w:p>
    <w:p w:rsidR="00712E5F" w:rsidRPr="00CD1D6B" w:rsidRDefault="00712E5F"/>
    <w:p w:rsidR="00712E5F" w:rsidRPr="00CD1D6B" w:rsidRDefault="00551F6F">
      <w:pPr>
        <w:rPr>
          <w:ins w:id="91" w:author="Katalin Eszter Kasza" w:date="2022-04-29T19:01:00Z"/>
          <w:rStyle w:val="NoneA"/>
        </w:rPr>
      </w:pPr>
      <w:proofErr w:type="gramStart"/>
      <w:r w:rsidRPr="00CD1D6B">
        <w:rPr>
          <w:b/>
          <w:bCs/>
        </w:rPr>
        <w:t>Támogat</w:t>
      </w:r>
      <w:proofErr w:type="gramEnd"/>
      <w:del w:id="92" w:author="Katalin Eszter Kasza" w:date="2022-04-29T17:02:00Z">
        <w:r w:rsidRPr="00CD1D6B">
          <w:rPr>
            <w:b/>
            <w:bCs/>
          </w:rPr>
          <w:delText>óink</w:delText>
        </w:r>
      </w:del>
      <w:ins w:id="93" w:author="Katalin Eszter Kasza" w:date="2022-04-29T17:02:00Z">
        <w:r w:rsidRPr="00CD1D6B">
          <w:rPr>
            <w:b/>
            <w:bCs/>
          </w:rPr>
          <w:t>ás</w:t>
        </w:r>
      </w:ins>
      <w:r w:rsidRPr="00CD1D6B">
        <w:t xml:space="preserve">- </w:t>
      </w:r>
      <w:ins w:id="94" w:author="Katalin Eszter Kasza" w:date="2022-04-29T19:01:00Z">
        <w:r w:rsidRPr="00CD1D6B">
          <w:t>Ezen menüpont alatt található PayPal elérhetőségünk, melyre szívesen várjuk segítőink felajánlásait. A lap alján találhat</w:t>
        </w:r>
      </w:ins>
      <w:r w:rsidR="00B308B2">
        <w:t>ó</w:t>
      </w:r>
      <w:ins w:id="95" w:author="Katalin Eszter Kasza" w:date="2022-04-29T19:01:00Z">
        <w:r w:rsidRPr="00CD1D6B">
          <w:t xml:space="preserve"> kattintva az állatbarátok anonim és névvel ellátott módon is támogathatják munkánkat. </w:t>
        </w:r>
      </w:ins>
    </w:p>
    <w:p w:rsidR="00712E5F" w:rsidRPr="00CD1D6B" w:rsidRDefault="00551F6F">
      <w:pPr>
        <w:rPr>
          <w:ins w:id="96" w:author="Katalin Eszter Kasza" w:date="2022-04-29T19:01:00Z"/>
          <w:rStyle w:val="NoneA"/>
        </w:rPr>
      </w:pPr>
      <w:ins w:id="97" w:author="Katalin Eszter Kasza" w:date="2022-04-29T19:01:00Z">
        <w:r w:rsidRPr="00CD1D6B">
          <w:rPr>
            <w:rStyle w:val="NoneA"/>
          </w:rPr>
          <w:t>Pay Pal illetve minden online fizetés előnyei között szerepel a gyors és egyénileg választható adomány összege illetve,</w:t>
        </w:r>
      </w:ins>
      <w:r w:rsidR="00B308B2">
        <w:rPr>
          <w:rStyle w:val="NoneA"/>
        </w:rPr>
        <w:t xml:space="preserve"> </w:t>
      </w:r>
      <w:ins w:id="98" w:author="Katalin Eszter Kasza" w:date="2022-04-29T19:01:00Z">
        <w:r w:rsidRPr="00CD1D6B">
          <w:rPr>
            <w:rStyle w:val="NoneA"/>
          </w:rPr>
          <w:t>hogy az adományozó, -</w:t>
        </w:r>
      </w:ins>
      <w:r w:rsidR="00B308B2">
        <w:rPr>
          <w:rStyle w:val="NoneA"/>
        </w:rPr>
        <w:t xml:space="preserve"> </w:t>
      </w:r>
      <w:ins w:id="99" w:author="Katalin Eszter Kasza" w:date="2022-04-29T19:01:00Z">
        <w:r w:rsidRPr="00CD1D6B">
          <w:rPr>
            <w:rStyle w:val="NoneA"/>
          </w:rPr>
          <w:t xml:space="preserve">a PayPal </w:t>
        </w:r>
      </w:ins>
      <w:r w:rsidR="00B308B2" w:rsidRPr="00CD1D6B">
        <w:rPr>
          <w:rStyle w:val="NoneA"/>
        </w:rPr>
        <w:t>esetén-</w:t>
      </w:r>
      <w:ins w:id="100" w:author="Katalin Eszter Kasza" w:date="2022-04-29T19:01:00Z">
        <w:r w:rsidRPr="00CD1D6B">
          <w:rPr>
            <w:rStyle w:val="NoneA"/>
          </w:rPr>
          <w:t xml:space="preserve"> anonim maradhat.</w:t>
        </w:r>
      </w:ins>
    </w:p>
    <w:p w:rsidR="00712E5F" w:rsidRPr="00CD1D6B" w:rsidRDefault="00551F6F">
      <w:ins w:id="101" w:author="Katalin Eszter Kasza" w:date="2022-04-29T19:01:00Z">
        <w:r w:rsidRPr="00CD1D6B">
          <w:t xml:space="preserve"> További fejlesztésként aktív banki utalás is indítható majd erről a felületről. Ennek a fejlesztése </w:t>
        </w:r>
        <w:proofErr w:type="gramStart"/>
        <w:r w:rsidRPr="00CD1D6B">
          <w:t>ezen</w:t>
        </w:r>
        <w:proofErr w:type="gramEnd"/>
        <w:r w:rsidRPr="00CD1D6B">
          <w:t xml:space="preserve"> projekt határidőn belül nem történt meg, de terveink között szerepel majd.</w:t>
        </w:r>
      </w:ins>
      <w:del w:id="102" w:author="Katalin Eszter Kasza" w:date="2022-04-29T17:14:00Z">
        <w:r w:rsidRPr="00CD1D6B">
          <w:delText>Itt található támogatóink listája</w:delText>
        </w:r>
      </w:del>
    </w:p>
    <w:p w:rsidR="00712E5F" w:rsidRPr="00CD1D6B" w:rsidRDefault="00551F6F">
      <w:pPr>
        <w:rPr>
          <w:ins w:id="103" w:author="Katalin Eszter Kasza" w:date="2022-04-29T19:47:00Z"/>
          <w:rStyle w:val="NoneA"/>
        </w:rPr>
      </w:pPr>
      <w:ins w:id="104" w:author="Katalin Eszter Kasza" w:date="2022-04-29T19:47:00Z">
        <w:r w:rsidRPr="00CD1D6B">
          <w:rPr>
            <w:u w:val="single"/>
          </w:rPr>
          <w:t xml:space="preserve">A </w:t>
        </w:r>
        <w:r w:rsidRPr="00CD1D6B">
          <w:rPr>
            <w:b/>
            <w:bCs/>
            <w:u w:val="single"/>
          </w:rPr>
          <w:t>body részben</w:t>
        </w:r>
        <w:r w:rsidRPr="00CD1D6B">
          <w:rPr>
            <w:u w:val="single"/>
          </w:rPr>
          <w:t xml:space="preserve"> találhatók a következők:</w:t>
        </w:r>
        <w:r w:rsidRPr="00CD1D6B">
          <w:rPr>
            <w:rStyle w:val="NoneA"/>
          </w:rPr>
          <w:t xml:space="preserve"> </w:t>
        </w:r>
      </w:ins>
    </w:p>
    <w:p w:rsidR="00712E5F" w:rsidRPr="00CD1D6B" w:rsidRDefault="00551F6F">
      <w:pPr>
        <w:rPr>
          <w:ins w:id="105" w:author="Katalin Eszter Kasza" w:date="2022-04-29T19:47:00Z"/>
          <w:rStyle w:val="NoneA"/>
        </w:rPr>
      </w:pPr>
      <w:ins w:id="106" w:author="Katalin Eszter Kasza" w:date="2022-04-29T19:47:00Z">
        <w:r w:rsidRPr="00CD1D6B">
          <w:rPr>
            <w:rStyle w:val="NoneA"/>
          </w:rPr>
          <w:lastRenderedPageBreak/>
          <w:t xml:space="preserve">Itt található a látogatók köszöntése, majd lejjebb görgetve megtekinthetők az örökbe fogadható és ideiglenes befogadóra váró kutyák és macskák.  </w:t>
        </w:r>
      </w:ins>
    </w:p>
    <w:p w:rsidR="00712E5F" w:rsidRPr="00CD1D6B" w:rsidRDefault="00551F6F">
      <w:pPr>
        <w:rPr>
          <w:ins w:id="107" w:author="Katalin Eszter Kasza" w:date="2022-04-29T19:47:00Z"/>
          <w:rStyle w:val="NoneA"/>
        </w:rPr>
      </w:pPr>
      <w:ins w:id="108" w:author="Katalin Eszter Kasza" w:date="2022-04-29T19:47:00Z">
        <w:r w:rsidRPr="00CD1D6B">
          <w:t>A</w:t>
        </w:r>
        <w:r w:rsidRPr="00CD1D6B">
          <w:rPr>
            <w:b/>
            <w:bCs/>
          </w:rPr>
          <w:t xml:space="preserve"> macskák, kutyák </w:t>
        </w:r>
        <w:r w:rsidRPr="00CD1D6B">
          <w:t xml:space="preserve">menüpontok alatt. itt már fotókkal is megtekinthetők az állatok. Az állatok képére kattintással az adott állat profilját meg lehet nyitni és a rá vonatkozó adatokat meg lehet tekinteni. </w:t>
        </w:r>
      </w:ins>
    </w:p>
    <w:p w:rsidR="00712E5F" w:rsidRPr="00CD1D6B" w:rsidRDefault="00551F6F">
      <w:pPr>
        <w:rPr>
          <w:ins w:id="109" w:author="Katalin Eszter Kasza" w:date="2022-04-29T19:47:00Z"/>
          <w:rStyle w:val="NoneA"/>
        </w:rPr>
      </w:pPr>
      <w:ins w:id="110" w:author="Katalin Eszter Kasza" w:date="2022-04-29T19:47:00Z">
        <w:r w:rsidRPr="00CD1D6B">
          <w:rPr>
            <w:b/>
            <w:bCs/>
          </w:rPr>
          <w:t>A legyél te is önkéntes</w:t>
        </w:r>
        <w:r w:rsidRPr="00CD1D6B">
          <w:t xml:space="preserve"> menüpont alatt az önkéntességhez kapcsolódó szabályokat és kötelezettségeket mutatjuk be. A Pet Paradise Állatmenhely Önkéntes munkára buzdítja a válla</w:t>
        </w:r>
      </w:ins>
      <w:r w:rsidR="00B308B2">
        <w:t>l</w:t>
      </w:r>
      <w:ins w:id="111" w:author="Katalin Eszter Kasza" w:date="2022-04-29T19:47:00Z">
        <w:r w:rsidRPr="00CD1D6B">
          <w:t xml:space="preserve">kozó kedvű állatbarátokat. A “Legyél te is önkéntes nálunk!” </w:t>
        </w:r>
        <w:proofErr w:type="gramStart"/>
        <w:r w:rsidRPr="00CD1D6B">
          <w:t>menüpontban</w:t>
        </w:r>
        <w:proofErr w:type="gramEnd"/>
        <w:r w:rsidRPr="00CD1D6B">
          <w:t xml:space="preserve"> megtalálható minden információ</w:t>
        </w:r>
      </w:ins>
      <w:r w:rsidR="00B308B2">
        <w:t>,</w:t>
      </w:r>
      <w:ins w:id="112" w:author="Katalin Eszter Kasza" w:date="2022-04-29T19:47:00Z">
        <w:r w:rsidRPr="00CD1D6B">
          <w:t xml:space="preserve"> ami az önkéntes munkavállaláshoz szükséges. </w:t>
        </w:r>
      </w:ins>
    </w:p>
    <w:p w:rsidR="00712E5F" w:rsidRPr="00CD1D6B" w:rsidRDefault="00551F6F" w:rsidP="00B308B2">
      <w:pPr>
        <w:rPr>
          <w:ins w:id="113" w:author="Katalin Eszter Kasza" w:date="2022-04-29T19:47:00Z"/>
          <w:rStyle w:val="NoneA"/>
        </w:rPr>
      </w:pPr>
      <w:ins w:id="114" w:author="Katalin Eszter Kasza" w:date="2022-04-29T19:47:00Z">
        <w:r w:rsidRPr="00CD1D6B">
          <w:rPr>
            <w:rStyle w:val="NoneA"/>
          </w:rPr>
          <w:t xml:space="preserve">Az </w:t>
        </w:r>
        <w:r w:rsidRPr="00CD1D6B">
          <w:rPr>
            <w:b/>
            <w:bCs/>
          </w:rPr>
          <w:t>Aktualitások</w:t>
        </w:r>
        <w:r w:rsidRPr="00CD1D6B">
          <w:rPr>
            <w:rStyle w:val="NoneA"/>
          </w:rPr>
          <w:t xml:space="preserve"> menüpont alatt találhatók sikertörténeteink az örökbefogadott és gazdára talált kutyusokról és cicusokról. </w:t>
        </w:r>
      </w:ins>
    </w:p>
    <w:p w:rsidR="00712E5F" w:rsidRPr="00CD1D6B" w:rsidRDefault="00551F6F" w:rsidP="00B308B2">
      <w:pPr>
        <w:rPr>
          <w:ins w:id="115" w:author="Katalin Eszter Kasza" w:date="2022-04-29T19:47:00Z"/>
          <w:rStyle w:val="NoneA"/>
        </w:rPr>
      </w:pPr>
      <w:ins w:id="116" w:author="Katalin Eszter Kasza" w:date="2022-04-29T19:47:00Z">
        <w:r w:rsidRPr="00CD1D6B">
          <w:rPr>
            <w:b/>
            <w:bCs/>
          </w:rPr>
          <w:t xml:space="preserve">A </w:t>
        </w:r>
        <w:proofErr w:type="gramStart"/>
        <w:r w:rsidRPr="00CD1D6B">
          <w:rPr>
            <w:b/>
            <w:bCs/>
          </w:rPr>
          <w:t>mi  történetünk</w:t>
        </w:r>
        <w:proofErr w:type="gramEnd"/>
        <w:r w:rsidRPr="00CD1D6B">
          <w:rPr>
            <w:b/>
            <w:bCs/>
          </w:rPr>
          <w:t xml:space="preserve"> … </w:t>
        </w:r>
        <w:r w:rsidRPr="00CD1D6B">
          <w:t xml:space="preserve">a menhely létrejöttét mutatja be illetve a már gazdára talált állataink fotói. </w:t>
        </w:r>
      </w:ins>
    </w:p>
    <w:p w:rsidR="00712E5F" w:rsidRPr="00CD1D6B" w:rsidRDefault="00551F6F" w:rsidP="00B308B2">
      <w:pPr>
        <w:rPr>
          <w:ins w:id="117" w:author="Katalin Eszter Kasza" w:date="2022-04-29T19:47:00Z"/>
          <w:rStyle w:val="NoneA"/>
        </w:rPr>
      </w:pPr>
      <w:ins w:id="118" w:author="Katalin Eszter Kasza" w:date="2022-04-29T19:47:00Z">
        <w:r w:rsidRPr="00CD1D6B">
          <w:t xml:space="preserve">A lap alján található egy beágyazott </w:t>
        </w:r>
        <w:r w:rsidRPr="00CD1D6B">
          <w:rPr>
            <w:b/>
            <w:bCs/>
          </w:rPr>
          <w:t xml:space="preserve">Google Maps térkép </w:t>
        </w:r>
        <w:proofErr w:type="gramStart"/>
        <w:r w:rsidRPr="00CD1D6B">
          <w:rPr>
            <w:b/>
            <w:bCs/>
          </w:rPr>
          <w:t>é</w:t>
        </w:r>
        <w:r w:rsidRPr="00CD1D6B">
          <w:t>s  a</w:t>
        </w:r>
        <w:proofErr w:type="gramEnd"/>
        <w:r w:rsidRPr="00CD1D6B">
          <w:t xml:space="preserve">  Pet Paradise Állatmenhely címe ,email címe, címe illetve egy Google Maps térkép beágyazás segíti, hogy a látogatók könnyen megközelíthessék a menhelyet. </w:t>
        </w:r>
      </w:ins>
    </w:p>
    <w:p w:rsidR="00712E5F" w:rsidRPr="00CD1D6B" w:rsidRDefault="00551F6F">
      <w:pPr>
        <w:rPr>
          <w:ins w:id="119" w:author="Katalin Eszter Kasza" w:date="2022-04-29T19:47:00Z"/>
          <w:rStyle w:val="NoneA"/>
        </w:rPr>
      </w:pPr>
      <w:ins w:id="120" w:author="Katalin Eszter Kasza" w:date="2022-04-29T19:47:00Z">
        <w:r w:rsidRPr="00CD1D6B">
          <w:rPr>
            <w:rStyle w:val="NoneA"/>
          </w:rPr>
          <w:t>Itt kap helyet az önkénteseknek illetve jövőbeli gazdiknak szóló sétáltatási szabályaink.</w:t>
        </w:r>
      </w:ins>
    </w:p>
    <w:p w:rsidR="00712E5F" w:rsidRPr="00CD1D6B" w:rsidRDefault="00551F6F">
      <w:pPr>
        <w:rPr>
          <w:ins w:id="121" w:author="Katalin Eszter Kasza" w:date="2022-04-29T19:48:00Z"/>
          <w:rStyle w:val="NoneA"/>
        </w:rPr>
      </w:pPr>
      <w:r w:rsidRPr="00CD1D6B">
        <w:t>A honlap</w:t>
      </w:r>
      <w:ins w:id="122" w:author="Katalin Eszter Kasza" w:date="2022-04-29T19:33:00Z">
        <w:r w:rsidRPr="00CD1D6B">
          <w:t xml:space="preserve"> </w:t>
        </w:r>
        <w:r w:rsidRPr="00CD1D6B">
          <w:rPr>
            <w:b/>
            <w:bCs/>
          </w:rPr>
          <w:t>láblécében</w:t>
        </w:r>
        <w:r w:rsidRPr="00CD1D6B">
          <w:t xml:space="preserve"> </w:t>
        </w:r>
      </w:ins>
      <w:del w:id="123" w:author="Katalin Eszter Kasza" w:date="2022-04-29T19:33:00Z">
        <w:r w:rsidRPr="00CD1D6B">
          <w:delText>on</w:delText>
        </w:r>
      </w:del>
      <w:r w:rsidRPr="00CD1D6B">
        <w:t xml:space="preserve"> található további lapokra átvezető </w:t>
      </w:r>
      <w:proofErr w:type="gramStart"/>
      <w:r w:rsidRPr="00CD1D6B">
        <w:t>linkek</w:t>
      </w:r>
      <w:proofErr w:type="gramEnd"/>
      <w:r w:rsidRPr="00CD1D6B">
        <w:t xml:space="preserve"> </w:t>
      </w:r>
      <w:del w:id="124" w:author="Katalin Eszter Kasza" w:date="2022-04-29T19:39:00Z">
        <w:r w:rsidRPr="00CD1D6B">
          <w:delText>melyek segítik az örökbefogadható  állatok keresését.</w:delText>
        </w:r>
      </w:del>
      <w:ins w:id="125" w:author="Katalin Eszter Kasza" w:date="2022-04-29T19:48:00Z">
        <w:r w:rsidRPr="00CD1D6B">
          <w:t xml:space="preserve">mint  a Legyél te is kutyatréner, Adó 1%, Támogatóink illetve egy kutya-macska kellék, eledel és felszerelés webshop. </w:t>
        </w:r>
      </w:ins>
    </w:p>
    <w:p w:rsidR="00712E5F" w:rsidRPr="00CD1D6B" w:rsidRDefault="00551F6F">
      <w:pPr>
        <w:rPr>
          <w:del w:id="126" w:author="Katalin Eszter Kasza" w:date="2022-04-29T19:47:00Z"/>
          <w:rStyle w:val="NoneA"/>
        </w:rPr>
      </w:pPr>
      <w:ins w:id="127" w:author="Katalin Eszter Kasza" w:date="2022-04-29T19:48:00Z">
        <w:r w:rsidRPr="00CD1D6B">
          <w:rPr>
            <w:rStyle w:val="NoneA"/>
          </w:rPr>
          <w:t xml:space="preserve"> </w:t>
        </w:r>
        <w:proofErr w:type="gramStart"/>
        <w:r w:rsidRPr="00CD1D6B">
          <w:rPr>
            <w:rStyle w:val="NoneA"/>
          </w:rPr>
          <w:t>A hírlevél feliratkozás még fejlesztés alatt van, de a Facebook oldalunk elérhető és aktív.</w:t>
        </w:r>
        <w:proofErr w:type="gramEnd"/>
        <w:r w:rsidRPr="00CD1D6B">
          <w:rPr>
            <w:rStyle w:val="NoneA"/>
          </w:rPr>
          <w:t xml:space="preserve"> </w:t>
        </w:r>
      </w:ins>
    </w:p>
    <w:p w:rsidR="00712E5F" w:rsidRPr="00CD1D6B" w:rsidRDefault="00551F6F">
      <w:pPr>
        <w:rPr>
          <w:del w:id="128" w:author="Katalin Eszter Kasza" w:date="2022-04-29T19:47:00Z"/>
          <w:rStyle w:val="NoneA"/>
        </w:rPr>
      </w:pPr>
      <w:del w:id="129" w:author="Katalin Eszter Kasza" w:date="2022-04-29T19:47:00Z">
        <w:r w:rsidRPr="00CD1D6B">
          <w:delText>A</w:delText>
        </w:r>
        <w:r w:rsidRPr="00CD1D6B">
          <w:rPr>
            <w:b/>
            <w:bCs/>
          </w:rPr>
          <w:delText xml:space="preserve"> macskák , kutyák </w:delText>
        </w:r>
        <w:r w:rsidRPr="00CD1D6B">
          <w:delText xml:space="preserve">menüpontok alatt. itt már fotókkal is megtekinthetők az állatok. Az állatok képére kattintásással az adott állat profilját meg lehet nyitni és a rá vonatkozó adatokat meg lehet tekinteni. </w:delText>
        </w:r>
      </w:del>
    </w:p>
    <w:p w:rsidR="00712E5F" w:rsidRPr="00CD1D6B" w:rsidRDefault="00551F6F">
      <w:pPr>
        <w:rPr>
          <w:del w:id="130" w:author="Katalin Eszter Kasza" w:date="2022-04-29T19:47:00Z"/>
          <w:rStyle w:val="NoneA"/>
        </w:rPr>
      </w:pPr>
      <w:del w:id="131" w:author="Katalin Eszter Kasza" w:date="2022-04-29T19:47:00Z">
        <w:r w:rsidRPr="00CD1D6B">
          <w:rPr>
            <w:b/>
            <w:bCs/>
          </w:rPr>
          <w:delText>A legyél te is önkéntes</w:delText>
        </w:r>
        <w:r w:rsidRPr="00CD1D6B">
          <w:delText xml:space="preserve"> menüpont alatt az önkéntességhez kapcsolódó szabályokat és kötelezettségeket mutatjuk be</w:delText>
        </w:r>
      </w:del>
    </w:p>
    <w:p w:rsidR="00712E5F" w:rsidRPr="00CD1D6B" w:rsidRDefault="00551F6F">
      <w:pPr>
        <w:rPr>
          <w:del w:id="132" w:author="Katalin Eszter Kasza" w:date="2022-04-29T19:47:00Z"/>
          <w:rStyle w:val="NoneA"/>
        </w:rPr>
      </w:pPr>
      <w:del w:id="133" w:author="Katalin Eszter Kasza" w:date="2022-04-29T19:47:00Z">
        <w:r w:rsidRPr="00CD1D6B">
          <w:rPr>
            <w:b/>
            <w:bCs/>
          </w:rPr>
          <w:delText xml:space="preserve">Hírek aktualitások </w:delText>
        </w:r>
        <w:r w:rsidRPr="00CD1D6B">
          <w:delText xml:space="preserve">itt is megtalálhatók. </w:delText>
        </w:r>
      </w:del>
    </w:p>
    <w:p w:rsidR="00712E5F" w:rsidRPr="00CD1D6B" w:rsidRDefault="00551F6F">
      <w:pPr>
        <w:rPr>
          <w:del w:id="134" w:author="Katalin Eszter Kasza" w:date="2022-04-29T19:47:00Z"/>
          <w:rStyle w:val="NoneA"/>
        </w:rPr>
      </w:pPr>
      <w:del w:id="135" w:author="Katalin Eszter Kasza" w:date="2022-04-29T19:47:00Z">
        <w:r w:rsidRPr="00CD1D6B">
          <w:rPr>
            <w:b/>
            <w:bCs/>
          </w:rPr>
          <w:delText xml:space="preserve">A mi  történetünk … </w:delText>
        </w:r>
        <w:r w:rsidRPr="00CD1D6B">
          <w:delText>a menhely létrejöttét mutatja be</w:delText>
        </w:r>
      </w:del>
    </w:p>
    <w:p w:rsidR="00712E5F" w:rsidRPr="00CD1D6B" w:rsidRDefault="00551F6F">
      <w:pPr>
        <w:rPr>
          <w:del w:id="136" w:author="Katalin Eszter Kasza" w:date="2022-04-29T19:47:00Z"/>
          <w:rStyle w:val="NoneA"/>
        </w:rPr>
      </w:pPr>
      <w:del w:id="137" w:author="Katalin Eszter Kasza" w:date="2022-04-29T19:47:00Z">
        <w:r w:rsidRPr="00CD1D6B">
          <w:delText xml:space="preserve">A lap alján található egy beágyazott </w:delText>
        </w:r>
        <w:r w:rsidRPr="00CD1D6B">
          <w:rPr>
            <w:b/>
            <w:bCs/>
          </w:rPr>
          <w:delText>Google maps térkép é</w:delText>
        </w:r>
        <w:r w:rsidRPr="00CD1D6B">
          <w:delText xml:space="preserve">s  a  Pet Paradise Állatmenhely címe. </w:delText>
        </w:r>
      </w:del>
    </w:p>
    <w:p w:rsidR="00712E5F" w:rsidRPr="00CD1D6B" w:rsidRDefault="00551F6F">
      <w:pPr>
        <w:rPr>
          <w:del w:id="138" w:author="Katalin Eszter Kasza" w:date="2022-04-29T19:47:00Z"/>
          <w:b/>
          <w:bCs/>
        </w:rPr>
      </w:pPr>
      <w:del w:id="139" w:author="Katalin Eszter Kasza" w:date="2022-04-29T19:47:00Z">
        <w:r w:rsidRPr="00CD1D6B">
          <w:rPr>
            <w:b/>
            <w:bCs/>
          </w:rPr>
          <w:delText>Házirend és sétáltatási szabályaink</w:delText>
        </w:r>
      </w:del>
    </w:p>
    <w:p w:rsidR="00712E5F" w:rsidRPr="00CD1D6B" w:rsidRDefault="00551F6F">
      <w:pPr>
        <w:rPr>
          <w:del w:id="140" w:author="Katalin Eszter Kasza" w:date="2022-04-29T19:47:00Z"/>
          <w:b/>
          <w:bCs/>
        </w:rPr>
      </w:pPr>
      <w:del w:id="141" w:author="Katalin Eszter Kasza" w:date="2022-04-29T19:47:00Z">
        <w:r w:rsidRPr="00CD1D6B">
          <w:delText xml:space="preserve">A következő részben vannak további linkek mint </w:delText>
        </w:r>
        <w:r w:rsidRPr="00CD1D6B">
          <w:rPr>
            <w:b/>
            <w:bCs/>
          </w:rPr>
          <w:delText>Légy te is kutyatréner, Adó 1%, Támogatóink, Shop</w:delText>
        </w:r>
      </w:del>
    </w:p>
    <w:p w:rsidR="00712E5F" w:rsidRPr="00CD1D6B" w:rsidRDefault="00551F6F">
      <w:pPr>
        <w:rPr>
          <w:del w:id="142" w:author="Katalin Eszter Kasza" w:date="2022-04-29T19:47:00Z"/>
          <w:rStyle w:val="NoneA"/>
        </w:rPr>
      </w:pPr>
      <w:del w:id="143" w:author="Katalin Eszter Kasza" w:date="2022-04-29T19:47:00Z">
        <w:r w:rsidRPr="00CD1D6B">
          <w:delText>A footer tartalmazza a H</w:delText>
        </w:r>
        <w:r w:rsidRPr="00CD1D6B">
          <w:rPr>
            <w:b/>
            <w:bCs/>
          </w:rPr>
          <w:delText>írlevél</w:delText>
        </w:r>
        <w:r w:rsidRPr="00CD1D6B">
          <w:delText xml:space="preserve"> feliratkozáshoz regisztrációt illetve ismételten elérhetőségeinket. </w:delText>
        </w:r>
      </w:del>
    </w:p>
    <w:p w:rsidR="00712E5F" w:rsidRPr="00CD1D6B" w:rsidRDefault="00712E5F"/>
    <w:p w:rsidR="00712E5F" w:rsidRPr="00CD1D6B" w:rsidRDefault="00551F6F">
      <w:pPr>
        <w:rPr>
          <w:b/>
          <w:bCs/>
        </w:rPr>
      </w:pPr>
      <w:r w:rsidRPr="00CD1D6B">
        <w:rPr>
          <w:b/>
          <w:bCs/>
        </w:rPr>
        <w:t xml:space="preserve">A weboldal feladata: </w:t>
      </w:r>
    </w:p>
    <w:p w:rsidR="00712E5F" w:rsidRPr="00CD1D6B" w:rsidRDefault="00551F6F">
      <w:r w:rsidRPr="00CD1D6B">
        <w:t xml:space="preserve">A rendszer kezeli a felhasználókat, legalább két jogosultsági szinten </w:t>
      </w:r>
      <w:proofErr w:type="gramStart"/>
      <w:r w:rsidRPr="00CD1D6B">
        <w:t>( regisztrált</w:t>
      </w:r>
      <w:proofErr w:type="gramEnd"/>
      <w:r w:rsidRPr="00CD1D6B">
        <w:t xml:space="preserve"> tagok és regisztrált dolgozók). A látogatók megnézhetik a honlap bizonyos oldalait </w:t>
      </w:r>
      <w:proofErr w:type="gramStart"/>
      <w:r w:rsidRPr="00CD1D6B">
        <w:t>( kivétel</w:t>
      </w:r>
      <w:proofErr w:type="gramEnd"/>
      <w:r w:rsidRPr="00CD1D6B">
        <w:t xml:space="preserve"> adminisztrációs oldalak) és írhatnak üzenetet illetve hírlevélre iratkozhatnak fel. A regisztrált dolgozók a közeljövőben tudják menedzselni az oldalt: beállítások, felhasználók és modulok kezelése. A weboldal adatbázisa bővíthető, a jogosultsági szintek további fejlesztés keretein belül bővíthetőek. </w:t>
      </w:r>
    </w:p>
    <w:p w:rsidR="00712E5F" w:rsidRPr="00CD1D6B" w:rsidRDefault="00551F6F">
      <w:r w:rsidRPr="00CD1D6B">
        <w:t xml:space="preserve">A látogatók a regisztrációs lap kitöltése után </w:t>
      </w:r>
      <w:r w:rsidR="00B308B2">
        <w:t>tagok lesznek, be tudnak jelent</w:t>
      </w:r>
      <w:r w:rsidRPr="00CD1D6B">
        <w:t xml:space="preserve">kezni. A jövőben bejelentkezést követően kis állatok örökbefogadását tudják majd így kezdeményezni. </w:t>
      </w:r>
      <w:r w:rsidRPr="00CD1D6B">
        <w:lastRenderedPageBreak/>
        <w:t xml:space="preserve">A regisztrált dolgozó eleve speciális tagja a rendszernek, adatai nem publikusak. A felhasználó és a dolgozó regisztráció után belépésre jogosult. A dolgozó automatikusan admin jogot kap, ha elfogadott formátumú dolgozói azonosítót adja meg. Jövőbeni tervként ezt egy automatikusan küldött emailben lehet megerősíteni. </w:t>
      </w:r>
    </w:p>
    <w:p w:rsidR="00712E5F" w:rsidRPr="00B308B2" w:rsidRDefault="00712E5F" w:rsidP="00B308B2">
      <w:pPr>
        <w:pStyle w:val="Cmsor2"/>
        <w:ind w:firstLine="0"/>
        <w:rPr>
          <w:rFonts w:ascii="Times New Roman" w:eastAsia="Times New Roman" w:hAnsi="Times New Roman" w:cs="Times New Roman"/>
        </w:rPr>
      </w:pPr>
    </w:p>
    <w:p w:rsidR="00712E5F" w:rsidRPr="00CD1D6B" w:rsidRDefault="00551F6F">
      <w:pPr>
        <w:spacing w:after="0" w:line="240" w:lineRule="auto"/>
        <w:ind w:firstLine="0"/>
      </w:pPr>
      <w:r w:rsidRPr="00CD1D6B">
        <w:rPr>
          <w:rFonts w:ascii="Arial Unicode MS" w:hAnsi="Arial Unicode MS"/>
        </w:rPr>
        <w:br w:type="page"/>
      </w:r>
    </w:p>
    <w:p w:rsidR="00712E5F" w:rsidRPr="00CD1D6B" w:rsidRDefault="00551F6F">
      <w:pPr>
        <w:pStyle w:val="Cmsor1"/>
        <w:numPr>
          <w:ilvl w:val="0"/>
          <w:numId w:val="25"/>
        </w:numPr>
        <w:rPr>
          <w:rFonts w:ascii="Times New Roman" w:eastAsia="Times New Roman" w:hAnsi="Times New Roman" w:cs="Times New Roman"/>
        </w:rPr>
      </w:pPr>
      <w:bookmarkStart w:id="144" w:name="_Toc13"/>
      <w:r w:rsidRPr="00CD1D6B">
        <w:rPr>
          <w:rStyle w:val="NoneA"/>
          <w:rFonts w:ascii="Times New Roman" w:hAnsi="Times New Roman"/>
        </w:rPr>
        <w:lastRenderedPageBreak/>
        <w:t>Fejlesztői dokumentáci</w:t>
      </w:r>
      <w:r w:rsidRPr="00CD1D6B">
        <w:rPr>
          <w:rFonts w:ascii="Times New Roman" w:hAnsi="Times New Roman"/>
        </w:rPr>
        <w:t>ó</w:t>
      </w:r>
      <w:bookmarkEnd w:id="144"/>
    </w:p>
    <w:p w:rsidR="00712E5F" w:rsidRPr="00CD1D6B" w:rsidRDefault="00551F6F">
      <w:pPr>
        <w:rPr>
          <w:b/>
          <w:bCs/>
          <w:sz w:val="28"/>
          <w:szCs w:val="28"/>
        </w:rPr>
      </w:pPr>
      <w:r w:rsidRPr="00CD1D6B">
        <w:rPr>
          <w:b/>
          <w:bCs/>
          <w:sz w:val="28"/>
          <w:szCs w:val="28"/>
        </w:rPr>
        <w:t>Az alkalmazott fejlesztői eszközök</w:t>
      </w:r>
    </w:p>
    <w:p w:rsidR="00712E5F" w:rsidRPr="00CD1D6B" w:rsidRDefault="00551F6F" w:rsidP="007C328E">
      <w:r w:rsidRPr="00CD1D6B">
        <w:t xml:space="preserve">A weboldal és adatbázis fejlesztéséhez egy </w:t>
      </w:r>
      <w:proofErr w:type="gramStart"/>
      <w:r w:rsidRPr="00CD1D6B">
        <w:t>verzió kezelő</w:t>
      </w:r>
      <w:proofErr w:type="gramEnd"/>
      <w:r w:rsidRPr="00CD1D6B">
        <w:t xml:space="preserve"> alkalmazás használata volt szükséges. Tö</w:t>
      </w:r>
      <w:r w:rsidR="007C328E">
        <w:t xml:space="preserve">bb platformot </w:t>
      </w:r>
      <w:r w:rsidRPr="00CD1D6B">
        <w:t xml:space="preserve">átnéztünk, de végül egyszerű kezelhetősége és felhasználóbarát megjelenése, sokféle eszközre telepítése miatt a </w:t>
      </w:r>
      <w:proofErr w:type="gramStart"/>
      <w:r w:rsidRPr="00CD1D6B">
        <w:t>Git(</w:t>
      </w:r>
      <w:proofErr w:type="gramEnd"/>
      <w:r w:rsidRPr="00CD1D6B">
        <w:t xml:space="preserve">Hub)-ra esett a választásunk melyet a jövőben is szívesen használunk majd. </w:t>
      </w:r>
      <w:r w:rsidR="007C328E">
        <w:t>Így a</w:t>
      </w:r>
      <w:r w:rsidR="007C328E" w:rsidRPr="00CD1D6B">
        <w:t xml:space="preserve"> fejlesztői verziók követéséhez a Git Hub-rendszerét használtuk</w:t>
      </w:r>
      <w:ins w:id="145" w:author="Katalin Eszter Kasza" w:date="2022-04-29T19:48:00Z">
        <w:r w:rsidR="007C328E" w:rsidRPr="00CD1D6B">
          <w:t xml:space="preserve"> mind desktopon illetve applikáción és web-e</w:t>
        </w:r>
      </w:ins>
      <w:r w:rsidR="007C328E">
        <w:t>s felületen is.</w:t>
      </w:r>
    </w:p>
    <w:p w:rsidR="00712E5F" w:rsidRPr="00CD1D6B" w:rsidRDefault="00551F6F">
      <w:r w:rsidRPr="00CD1D6B">
        <w:rPr>
          <w:rStyle w:val="NoneA"/>
        </w:rPr>
        <w:t>A feladat leírásnak megfelelően, a Git Hu</w:t>
      </w:r>
      <w:r w:rsidR="007C328E">
        <w:rPr>
          <w:rStyle w:val="NoneA"/>
        </w:rPr>
        <w:t>b-ot,</w:t>
      </w:r>
      <w:r w:rsidRPr="00CD1D6B">
        <w:rPr>
          <w:rStyle w:val="NoneA"/>
        </w:rPr>
        <w:t xml:space="preserve"> mi</w:t>
      </w:r>
      <w:r w:rsidR="007C328E">
        <w:rPr>
          <w:rStyle w:val="NoneA"/>
        </w:rPr>
        <w:t xml:space="preserve">nt platformot fogjuk használni </w:t>
      </w:r>
      <w:r w:rsidRPr="00CD1D6B">
        <w:rPr>
          <w:rStyle w:val="NoneA"/>
        </w:rPr>
        <w:t xml:space="preserve">a feladatunk publikálásához. </w:t>
      </w:r>
    </w:p>
    <w:p w:rsidR="00712E5F" w:rsidRPr="00CD1D6B" w:rsidRDefault="00712E5F"/>
    <w:p w:rsidR="00712E5F" w:rsidRPr="007C328E" w:rsidRDefault="00551F6F" w:rsidP="007C328E">
      <w:pPr>
        <w:ind w:firstLine="0"/>
        <w:rPr>
          <w:del w:id="146" w:author="Katalin Eszter Kasza" w:date="2022-04-29T21:04:00Z"/>
          <w:b/>
          <w:u w:val="single"/>
        </w:rPr>
      </w:pPr>
      <w:r w:rsidRPr="007C328E">
        <w:rPr>
          <w:b/>
          <w:u w:val="single"/>
        </w:rPr>
        <w:t>Frontend</w:t>
      </w:r>
      <w:ins w:id="147" w:author="Katalin Eszter Kasza" w:date="2022-04-29T19:52:00Z">
        <w:r w:rsidRPr="007C328E">
          <w:rPr>
            <w:b/>
            <w:u w:val="single"/>
          </w:rPr>
          <w:t xml:space="preserve"> (kész</w:t>
        </w:r>
      </w:ins>
      <w:ins w:id="148" w:author="Katalin Eszter Kasza" w:date="2022-04-29T21:05:00Z">
        <w:r w:rsidRPr="007C328E">
          <w:rPr>
            <w:b/>
            <w:u w:val="single"/>
          </w:rPr>
          <w:t>ítő</w:t>
        </w:r>
      </w:ins>
      <w:ins w:id="149" w:author="Katalin Eszter Kasza" w:date="2022-04-29T19:52:00Z">
        <w:del w:id="150" w:author="Katalin Eszter Kasza" w:date="2022-04-29T21:05:00Z">
          <w:r w:rsidRPr="007C328E">
            <w:rPr>
              <w:b/>
              <w:u w:val="single"/>
            </w:rPr>
            <w:delText>ítő</w:delText>
          </w:r>
        </w:del>
        <w:r w:rsidRPr="007C328E">
          <w:rPr>
            <w:b/>
            <w:u w:val="single"/>
          </w:rPr>
          <w:t>je: Kasza Katalin)</w:t>
        </w:r>
      </w:ins>
    </w:p>
    <w:p w:rsidR="00712E5F" w:rsidRPr="007C328E" w:rsidRDefault="00712E5F" w:rsidP="007C328E">
      <w:pPr>
        <w:ind w:firstLine="0"/>
        <w:rPr>
          <w:u w:val="single"/>
        </w:rPr>
      </w:pPr>
    </w:p>
    <w:p w:rsidR="00712E5F" w:rsidRPr="00CD1D6B" w:rsidRDefault="00551F6F">
      <w:pPr>
        <w:rPr>
          <w:ins w:id="151" w:author="Katalin Eszter Kasza" w:date="2022-04-29T21:05:00Z"/>
        </w:rPr>
      </w:pPr>
      <w:r w:rsidRPr="00CD1D6B">
        <w:t>A frontend webes alkalmazás HTML5-el, CSS3-al Java</w:t>
      </w:r>
      <w:ins w:id="152" w:author="Katalin Eszter Kasza" w:date="2022-04-29T20:09:00Z">
        <w:r w:rsidRPr="00CD1D6B">
          <w:t>s</w:t>
        </w:r>
      </w:ins>
      <w:del w:id="153" w:author="Katalin Eszter Kasza" w:date="2022-04-29T20:09:00Z">
        <w:r w:rsidRPr="00CD1D6B">
          <w:delText>S</w:delText>
        </w:r>
      </w:del>
      <w:r w:rsidRPr="00CD1D6B">
        <w:t>cript</w:t>
      </w:r>
      <w:del w:id="154" w:author="Katalin Eszter Kasza" w:date="2022-04-29T20:08:00Z">
        <w:r w:rsidRPr="00CD1D6B">
          <w:delText>tel</w:delText>
        </w:r>
      </w:del>
      <w:r w:rsidRPr="00CD1D6B">
        <w:t xml:space="preserve"> használatával készült. </w:t>
      </w:r>
      <w:ins w:id="155" w:author="Katalin Eszter Kasza" w:date="2022-04-29T20:16:00Z">
        <w:r w:rsidRPr="00CD1D6B">
          <w:t>A HTML5 és a CSS leíró programnyelvek az egyszerűbb programnyelvek közé tartoznak. A HTML 5 előnye, hogy lehetővé teszi a letisztult, gyorsan és könnyed kódolást. Ezt segíti elő a Visual Stud</w:t>
        </w:r>
      </w:ins>
      <w:ins w:id="156" w:author="Katalin Eszter Kasza" w:date="2022-04-29T21:04:00Z">
        <w:r w:rsidRPr="00CD1D6B">
          <w:t>i</w:t>
        </w:r>
      </w:ins>
      <w:ins w:id="157" w:author="Katalin Eszter Kasza" w:date="2022-04-29T20:16:00Z">
        <w:r w:rsidRPr="00CD1D6B">
          <w:t>o Code hasz</w:t>
        </w:r>
      </w:ins>
      <w:ins w:id="158" w:author="Katalin Eszter Kasza" w:date="2022-04-29T21:05:00Z">
        <w:r w:rsidRPr="00CD1D6B">
          <w:t>n</w:t>
        </w:r>
      </w:ins>
      <w:ins w:id="159" w:author="Katalin Eszter Kasza" w:date="2022-04-29T20:16:00Z">
        <w:r w:rsidRPr="00CD1D6B">
          <w:t xml:space="preserve">álata is, mely bővítmények segítségével támogatta a gyorsabb munkavégzést. </w:t>
        </w:r>
      </w:ins>
      <w:ins w:id="160" w:author="Katalin Eszter Kasza" w:date="2022-04-29T21:05:00Z">
        <w:r w:rsidRPr="00CD1D6B">
          <w:t xml:space="preserve"> A mellékelt ábra mutatja a mappa struktúrát:</w:t>
        </w:r>
      </w:ins>
      <w:r w:rsidR="007C328E">
        <w:rPr>
          <w:noProof/>
        </w:rPr>
        <mc:AlternateContent>
          <mc:Choice Requires="wps">
            <w:drawing>
              <wp:anchor distT="0" distB="0" distL="114300" distR="114300" simplePos="0" relativeHeight="251669504" behindDoc="0" locked="0" layoutInCell="1" allowOverlap="1" wp14:anchorId="3840AF02" wp14:editId="2486BFDD">
                <wp:simplePos x="0" y="0"/>
                <wp:positionH relativeFrom="column">
                  <wp:posOffset>-5715</wp:posOffset>
                </wp:positionH>
                <wp:positionV relativeFrom="paragraph">
                  <wp:posOffset>5337175</wp:posOffset>
                </wp:positionV>
                <wp:extent cx="4377055" cy="635"/>
                <wp:effectExtent l="0" t="0" r="0" b="0"/>
                <wp:wrapThrough wrapText="bothSides">
                  <wp:wrapPolygon edited="0">
                    <wp:start x="0" y="0"/>
                    <wp:lineTo x="0" y="21600"/>
                    <wp:lineTo x="21600" y="21600"/>
                    <wp:lineTo x="21600" y="0"/>
                  </wp:wrapPolygon>
                </wp:wrapThrough>
                <wp:docPr id="1" name="Szövegdoboz 1"/>
                <wp:cNvGraphicFramePr/>
                <a:graphic xmlns:a="http://schemas.openxmlformats.org/drawingml/2006/main">
                  <a:graphicData uri="http://schemas.microsoft.com/office/word/2010/wordprocessingShape">
                    <wps:wsp>
                      <wps:cNvSpPr txBox="1"/>
                      <wps:spPr>
                        <a:xfrm>
                          <a:off x="0" y="0"/>
                          <a:ext cx="4377055" cy="635"/>
                        </a:xfrm>
                        <a:prstGeom prst="rect">
                          <a:avLst/>
                        </a:prstGeom>
                        <a:solidFill>
                          <a:prstClr val="white"/>
                        </a:solidFill>
                        <a:ln>
                          <a:noFill/>
                        </a:ln>
                        <a:effectLst/>
                      </wps:spPr>
                      <wps:txbx>
                        <w:txbxContent>
                          <w:p w:rsidR="00551F6F" w:rsidRPr="00595EF7" w:rsidRDefault="00551F6F" w:rsidP="007C328E">
                            <w:pPr>
                              <w:pStyle w:val="Kpalrs"/>
                              <w:rPr>
                                <w:color w:val="000000"/>
                                <w:sz w:val="24"/>
                                <w:szCs w:val="24"/>
                              </w:rPr>
                            </w:pPr>
                            <w:fldSimple w:instr=" SEQ ábra \* ARABIC ">
                              <w:bookmarkStart w:id="161" w:name="_Toc102169587"/>
                              <w:r w:rsidR="0018244B">
                                <w:rPr>
                                  <w:noProof/>
                                </w:rPr>
                                <w:t>1</w:t>
                              </w:r>
                            </w:fldSimple>
                            <w:r>
                              <w:t>. ábra Mappa struktúra</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Szövegdoboz 1" o:spid="_x0000_s1026" type="#_x0000_t202" style="position:absolute;left:0;text-align:left;margin-left:-.45pt;margin-top:420.25pt;width:344.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" stroked="f">
                <v:textbox style="mso-fit-shape-to-text:t" inset="0,0,0,0">
                  <w:txbxContent>
                    <w:p w:rsidR="00551F6F" w:rsidRPr="00595EF7" w:rsidRDefault="00551F6F" w:rsidP="007C328E">
                      <w:pPr>
                        <w:pStyle w:val="Kpalrs"/>
                        <w:rPr>
                          <w:color w:val="000000"/>
                          <w:sz w:val="24"/>
                          <w:szCs w:val="24"/>
                        </w:rPr>
                      </w:pPr>
                      <w:fldSimple w:instr=" SEQ ábra \* ARABIC ">
                        <w:bookmarkStart w:id="162" w:name="_Toc102169587"/>
                        <w:r w:rsidR="0018244B">
                          <w:rPr>
                            <w:noProof/>
                          </w:rPr>
                          <w:t>1</w:t>
                        </w:r>
                      </w:fldSimple>
                      <w:r>
                        <w:t>. ábra Mappa struktúra</w:t>
                      </w:r>
                      <w:bookmarkEnd w:id="162"/>
                    </w:p>
                  </w:txbxContent>
                </v:textbox>
                <w10:wrap type="through"/>
              </v:shape>
            </w:pict>
          </mc:Fallback>
        </mc:AlternateContent>
      </w:r>
      <w:r w:rsidRPr="00CD1D6B">
        <w:drawing>
          <wp:anchor distT="152400" distB="152400" distL="152400" distR="152400" simplePos="0" relativeHeight="251662336" behindDoc="0" locked="0" layoutInCell="1" allowOverlap="1" wp14:anchorId="42488874" wp14:editId="73A7A09B">
            <wp:simplePos x="0" y="0"/>
            <wp:positionH relativeFrom="margin">
              <wp:posOffset>-6349</wp:posOffset>
            </wp:positionH>
            <wp:positionV relativeFrom="line">
              <wp:posOffset>240356</wp:posOffset>
            </wp:positionV>
            <wp:extent cx="4377119" cy="3989535"/>
            <wp:effectExtent l="0" t="0" r="0" b="0"/>
            <wp:wrapThrough wrapText="bothSides" distL="152400" distR="152400">
              <wp:wrapPolygon edited="1">
                <wp:start x="0" y="0"/>
                <wp:lineTo x="21600" y="0"/>
                <wp:lineTo x="21600" y="21600"/>
                <wp:lineTo x="0" y="21600"/>
                <wp:lineTo x="0" y="0"/>
              </wp:wrapPolygon>
            </wp:wrapThrough>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10">
                      <a:extLst/>
                    </a:blip>
                    <a:stretch>
                      <a:fillRect/>
                    </a:stretch>
                  </pic:blipFill>
                  <pic:spPr>
                    <a:xfrm>
                      <a:off x="0" y="0"/>
                      <a:ext cx="4377119" cy="3989535"/>
                    </a:xfrm>
                    <a:prstGeom prst="rect">
                      <a:avLst/>
                    </a:prstGeom>
                    <a:ln w="12700" cap="flat">
                      <a:noFill/>
                      <a:miter lim="400000"/>
                    </a:ln>
                    <a:effectLst/>
                  </pic:spPr>
                </pic:pic>
              </a:graphicData>
            </a:graphic>
          </wp:anchor>
        </w:drawing>
      </w:r>
      <w:ins w:id="163" w:author="Katalin Eszter Kasza" w:date="2022-04-29T21:05:00Z">
        <w:r w:rsidRPr="00CD1D6B">
          <w:t xml:space="preserve"> </w:t>
        </w:r>
      </w:ins>
    </w:p>
    <w:p w:rsidR="00712E5F" w:rsidRPr="00CD1D6B" w:rsidRDefault="00712E5F">
      <w:pPr>
        <w:rPr>
          <w:ins w:id="164" w:author="Katalin Eszter Kasza" w:date="2022-04-29T21:05:00Z"/>
        </w:rPr>
      </w:pPr>
    </w:p>
    <w:p w:rsidR="00712E5F" w:rsidRPr="00CD1D6B" w:rsidRDefault="00712E5F">
      <w:pPr>
        <w:rPr>
          <w:ins w:id="165" w:author="Katalin Eszter Kasza" w:date="2022-04-29T21:05:00Z"/>
        </w:rPr>
      </w:pPr>
    </w:p>
    <w:p w:rsidR="00712E5F" w:rsidRPr="00CD1D6B" w:rsidRDefault="00712E5F">
      <w:pPr>
        <w:rPr>
          <w:del w:id="166" w:author="Katalin Eszter Kasza" w:date="2022-04-29T20:12:00Z"/>
          <w:rStyle w:val="NoneA"/>
        </w:rPr>
      </w:pPr>
    </w:p>
    <w:p w:rsidR="00712E5F" w:rsidRPr="00CD1D6B" w:rsidRDefault="00712E5F">
      <w:pPr>
        <w:rPr>
          <w:ins w:id="167" w:author="Katalin Eszter Kasza" w:date="2022-04-29T21:06:00Z"/>
          <w:rStyle w:val="NoneA"/>
        </w:rPr>
      </w:pPr>
    </w:p>
    <w:p w:rsidR="00712E5F" w:rsidRPr="00CD1D6B" w:rsidRDefault="00712E5F">
      <w:pPr>
        <w:rPr>
          <w:ins w:id="168" w:author="Katalin Eszter Kasza" w:date="2022-04-29T21:06:00Z"/>
          <w:rStyle w:val="NoneA"/>
        </w:rPr>
      </w:pPr>
    </w:p>
    <w:p w:rsidR="00712E5F" w:rsidRPr="00CD1D6B" w:rsidRDefault="00712E5F">
      <w:pPr>
        <w:rPr>
          <w:ins w:id="169" w:author="Katalin Eszter Kasza" w:date="2022-04-29T21:06:00Z"/>
          <w:rStyle w:val="NoneA"/>
        </w:rPr>
      </w:pPr>
    </w:p>
    <w:p w:rsidR="00712E5F" w:rsidRPr="00CD1D6B" w:rsidRDefault="00712E5F">
      <w:pPr>
        <w:rPr>
          <w:ins w:id="170" w:author="Katalin Eszter Kasza" w:date="2022-04-29T21:06:00Z"/>
          <w:rStyle w:val="NoneA"/>
        </w:rPr>
      </w:pPr>
    </w:p>
    <w:p w:rsidR="00712E5F" w:rsidRPr="00CD1D6B" w:rsidRDefault="00712E5F">
      <w:pPr>
        <w:rPr>
          <w:ins w:id="171" w:author="Katalin Eszter Kasza" w:date="2022-04-29T21:06:00Z"/>
          <w:rStyle w:val="NoneA"/>
        </w:rPr>
      </w:pPr>
    </w:p>
    <w:p w:rsidR="00712E5F" w:rsidRPr="00CD1D6B" w:rsidRDefault="00712E5F">
      <w:pPr>
        <w:rPr>
          <w:ins w:id="172" w:author="Katalin Eszter Kasza" w:date="2022-04-29T21:06:00Z"/>
          <w:rStyle w:val="NoneA"/>
        </w:rPr>
      </w:pPr>
    </w:p>
    <w:p w:rsidR="00712E5F" w:rsidRPr="00CD1D6B" w:rsidRDefault="00712E5F">
      <w:pPr>
        <w:rPr>
          <w:ins w:id="173" w:author="Katalin Eszter Kasza" w:date="2022-04-29T21:06:00Z"/>
          <w:rStyle w:val="NoneA"/>
        </w:rPr>
      </w:pPr>
    </w:p>
    <w:p w:rsidR="00712E5F" w:rsidRPr="00CD1D6B" w:rsidRDefault="00712E5F">
      <w:pPr>
        <w:rPr>
          <w:ins w:id="174" w:author="Katalin Eszter Kasza" w:date="2022-04-29T21:06:00Z"/>
          <w:rStyle w:val="NoneA"/>
        </w:rPr>
      </w:pPr>
    </w:p>
    <w:p w:rsidR="00712E5F" w:rsidRPr="00CD1D6B" w:rsidRDefault="00712E5F">
      <w:pPr>
        <w:rPr>
          <w:ins w:id="175" w:author="Katalin Eszter Kasza" w:date="2022-04-29T21:06:00Z"/>
          <w:rStyle w:val="NoneA"/>
        </w:rPr>
      </w:pPr>
    </w:p>
    <w:p w:rsidR="00712E5F" w:rsidRPr="00CD1D6B" w:rsidRDefault="00551F6F">
      <w:pPr>
        <w:rPr>
          <w:ins w:id="176" w:author="Katalin Eszter Kasza" w:date="2022-04-29T20:30:00Z"/>
          <w:rStyle w:val="NoneA"/>
        </w:rPr>
      </w:pPr>
      <w:r w:rsidRPr="00CD1D6B">
        <w:t>A weboldal készítéséhez nyilvános licenc</w:t>
      </w:r>
      <w:ins w:id="177" w:author="Katalin Eszter Kasza" w:date="2022-04-29T21:07:00Z">
        <w:r w:rsidRPr="00CD1D6B">
          <w:t>elhető</w:t>
        </w:r>
      </w:ins>
      <w:r w:rsidRPr="00CD1D6B">
        <w:t xml:space="preserve"> képeket </w:t>
      </w:r>
      <w:ins w:id="178" w:author="Katalin Eszter Kasza" w:date="2022-04-29T21:07:00Z">
        <w:r w:rsidRPr="00CD1D6B">
          <w:t xml:space="preserve">illetve saját képeket </w:t>
        </w:r>
      </w:ins>
      <w:r w:rsidRPr="00CD1D6B">
        <w:t>használ</w:t>
      </w:r>
      <w:ins w:id="179" w:author="Katalin Eszter Kasza" w:date="2022-04-29T20:12:00Z">
        <w:r w:rsidRPr="00CD1D6B">
          <w:t xml:space="preserve">tam, </w:t>
        </w:r>
      </w:ins>
      <w:del w:id="180" w:author="Katalin Eszter Kasza" w:date="2022-04-29T20:12:00Z">
        <w:r w:rsidRPr="00CD1D6B">
          <w:delText>nunk</w:delText>
        </w:r>
      </w:del>
      <w:r w:rsidRPr="00CD1D6B">
        <w:t xml:space="preserve"> </w:t>
      </w:r>
      <w:ins w:id="181" w:author="Katalin Eszter Kasza" w:date="2022-04-29T21:08:00Z">
        <w:r w:rsidRPr="00CD1D6B">
          <w:t xml:space="preserve">Emellett a </w:t>
        </w:r>
      </w:ins>
      <w:del w:id="182" w:author="Katalin Eszter Kasza" w:date="2022-04-29T21:07:00Z">
        <w:r w:rsidRPr="00CD1D6B">
          <w:delText xml:space="preserve">illetve </w:delText>
        </w:r>
      </w:del>
      <w:ins w:id="183" w:author="Katalin Eszter Kasza" w:date="2022-04-29T19:48:00Z">
        <w:r w:rsidRPr="00CD1D6B">
          <w:t>N</w:t>
        </w:r>
      </w:ins>
      <w:del w:id="184" w:author="Katalin Eszter Kasza" w:date="2022-04-29T19:48:00Z">
        <w:r w:rsidRPr="00CD1D6B">
          <w:delText>n</w:delText>
        </w:r>
      </w:del>
      <w:r w:rsidRPr="00CD1D6B">
        <w:t xml:space="preserve">icepage </w:t>
      </w:r>
      <w:ins w:id="185" w:author="Katalin Eszter Kasza" w:date="2022-04-29T21:08:00Z">
        <w:r w:rsidRPr="00CD1D6B">
          <w:t xml:space="preserve">segítségét is igénybevettem. </w:t>
        </w:r>
      </w:ins>
      <w:del w:id="186" w:author="Katalin Eszter Kasza" w:date="2022-04-29T21:08:00Z">
        <w:r w:rsidRPr="00CD1D6B">
          <w:delText>formázást.</w:delText>
        </w:r>
      </w:del>
      <w:r w:rsidRPr="00CD1D6B">
        <w:t xml:space="preserve">  A faviconokat nyilvános licenc</w:t>
      </w:r>
      <w:ins w:id="187" w:author="Katalin Eszter Kasza" w:date="2022-04-29T20:12:00Z">
        <w:r w:rsidRPr="00CD1D6B">
          <w:t>el ellátott</w:t>
        </w:r>
      </w:ins>
      <w:r w:rsidRPr="00CD1D6B">
        <w:t xml:space="preserve"> forrásból használt</w:t>
      </w:r>
      <w:ins w:id="188" w:author="Katalin Eszter Kasza" w:date="2022-04-29T20:12:00Z">
        <w:r w:rsidRPr="00CD1D6B">
          <w:t>am</w:t>
        </w:r>
      </w:ins>
      <w:del w:id="189" w:author="Katalin Eszter Kasza" w:date="2022-04-29T20:12:00Z">
        <w:r w:rsidRPr="00CD1D6B">
          <w:delText>uk</w:delText>
        </w:r>
      </w:del>
      <w:r w:rsidRPr="00CD1D6B">
        <w:t xml:space="preserve"> a </w:t>
      </w:r>
      <w:hyperlink r:id="rId11" w:history="1">
        <w:r w:rsidRPr="00CD1D6B">
          <w:rPr>
            <w:rStyle w:val="Hyperlink0"/>
            <w:rFonts w:eastAsia="Arial Unicode MS"/>
            <w:lang w:val="hu-HU"/>
          </w:rPr>
          <w:t>https://favicon.io-</w:t>
        </w:r>
      </w:hyperlink>
      <w:r w:rsidRPr="00CD1D6B">
        <w:rPr>
          <w:rStyle w:val="None"/>
        </w:rPr>
        <w:t xml:space="preserve"> weboldal segítségével. </w:t>
      </w:r>
    </w:p>
    <w:p w:rsidR="00712E5F" w:rsidRPr="00CD1D6B" w:rsidRDefault="00551F6F">
      <w:pPr>
        <w:rPr>
          <w:ins w:id="190" w:author="Katalin Eszter Kasza" w:date="2022-04-29T20:30:00Z"/>
          <w:rStyle w:val="NoneA"/>
        </w:rPr>
      </w:pPr>
      <w:ins w:id="191" w:author="Katalin Eszter Kasza" w:date="2022-04-29T20:30:00Z">
        <w:r w:rsidRPr="00CD1D6B">
          <w:rPr>
            <w:rStyle w:val="None"/>
          </w:rPr>
          <w:t>A program frontend oldali felépítését az alábbiak szerint készítettem el:</w:t>
        </w:r>
      </w:ins>
    </w:p>
    <w:p w:rsidR="00712E5F" w:rsidRPr="00CD1D6B" w:rsidRDefault="00551F6F">
      <w:pPr>
        <w:rPr>
          <w:ins w:id="192" w:author="Katalin Eszter Kasza" w:date="2022-04-29T20:30:00Z"/>
          <w:rStyle w:val="NoneA"/>
        </w:rPr>
      </w:pPr>
      <w:ins w:id="193" w:author="Katalin Eszter Kasza" w:date="2022-04-29T20:30:00Z">
        <w:r w:rsidRPr="00CD1D6B">
          <w:rPr>
            <w:rStyle w:val="None"/>
          </w:rPr>
          <w:t xml:space="preserve">Először elkészítettem a főoldal vázát mely a “head” és “body” illetve a “footer” részekből áll. A fő </w:t>
        </w:r>
        <w:proofErr w:type="gramStart"/>
        <w:r w:rsidRPr="00CD1D6B">
          <w:rPr>
            <w:rStyle w:val="None"/>
          </w:rPr>
          <w:t>oldal</w:t>
        </w:r>
        <w:proofErr w:type="gramEnd"/>
        <w:r w:rsidRPr="00CD1D6B">
          <w:rPr>
            <w:rStyle w:val="None"/>
          </w:rPr>
          <w:t xml:space="preserve"> amit elkészítettem az index.html volt, melynek formázása és a váz kitöltése után klónoztam a kódot. Így készültek el az aloldalak is. A klónozással értem el az egységes arculatot. Az elkészült html-oldalt összekapcsolatam a stíluslap css fájllal. Ami gyakorlatban azt jelenti, hogy az összekapcsoló linket közvetlenül az index.html “head” részében helyeztem el. Mivel egy stíluslap a hozzá tartozó összes weboldal elemeit formázza, ezért ezzel a megoldással elég egyetlen fájlt, a CSS stíluslapot módosítani, melynek hatására az összes weboldal jelen esetben aloldal formázása módosul.</w:t>
        </w:r>
      </w:ins>
      <w:r w:rsidR="007C328E">
        <w:rPr>
          <w:noProof/>
        </w:rPr>
        <mc:AlternateContent>
          <mc:Choice Requires="wps">
            <w:drawing>
              <wp:anchor distT="0" distB="0" distL="114300" distR="114300" simplePos="0" relativeHeight="251671552" behindDoc="0" locked="0" layoutInCell="1" allowOverlap="1" wp14:anchorId="5C7C369A" wp14:editId="2447A004">
                <wp:simplePos x="0" y="0"/>
                <wp:positionH relativeFrom="column">
                  <wp:posOffset>-6350</wp:posOffset>
                </wp:positionH>
                <wp:positionV relativeFrom="paragraph">
                  <wp:posOffset>5587365</wp:posOffset>
                </wp:positionV>
                <wp:extent cx="5755640" cy="635"/>
                <wp:effectExtent l="0" t="0" r="0" b="0"/>
                <wp:wrapThrough wrapText="bothSides">
                  <wp:wrapPolygon edited="0">
                    <wp:start x="0" y="0"/>
                    <wp:lineTo x="0" y="21600"/>
                    <wp:lineTo x="21600" y="21600"/>
                    <wp:lineTo x="21600" y="0"/>
                  </wp:wrapPolygon>
                </wp:wrapThrough>
                <wp:docPr id="2" name="Szövegdoboz 2"/>
                <wp:cNvGraphicFramePr/>
                <a:graphic xmlns:a="http://schemas.openxmlformats.org/drawingml/2006/main">
                  <a:graphicData uri="http://schemas.microsoft.com/office/word/2010/wordprocessingShape">
                    <wps:wsp>
                      <wps:cNvSpPr txBox="1"/>
                      <wps:spPr>
                        <a:xfrm>
                          <a:off x="0" y="0"/>
                          <a:ext cx="5755640" cy="635"/>
                        </a:xfrm>
                        <a:prstGeom prst="rect">
                          <a:avLst/>
                        </a:prstGeom>
                        <a:solidFill>
                          <a:prstClr val="white"/>
                        </a:solidFill>
                        <a:ln>
                          <a:noFill/>
                        </a:ln>
                        <a:effectLst/>
                      </wps:spPr>
                      <wps:txbx>
                        <w:txbxContent>
                          <w:p w:rsidR="00551F6F" w:rsidRPr="007105E0" w:rsidRDefault="00551F6F" w:rsidP="007C328E">
                            <w:pPr>
                              <w:pStyle w:val="Kpalrs"/>
                              <w:rPr>
                                <w:color w:val="000000"/>
                                <w:sz w:val="24"/>
                                <w:szCs w:val="24"/>
                              </w:rPr>
                            </w:pPr>
                            <w:fldSimple w:instr=" SEQ ábra \* ARABIC ">
                              <w:bookmarkStart w:id="194" w:name="_Toc102169588"/>
                              <w:r w:rsidR="0018244B">
                                <w:rPr>
                                  <w:noProof/>
                                </w:rPr>
                                <w:t>2</w:t>
                              </w:r>
                            </w:fldSimple>
                            <w:r>
                              <w:t>. ábra CSS stíluslapok</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Szövegdoboz 2" o:spid="_x0000_s1027" type="#_x0000_t202" style="position:absolute;left:0;text-align:left;margin-left:-.5pt;margin-top:439.95pt;width:453.2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" stroked="f">
                <v:textbox style="mso-fit-shape-to-text:t" inset="0,0,0,0">
                  <w:txbxContent>
                    <w:p w:rsidR="00551F6F" w:rsidRPr="007105E0" w:rsidRDefault="00551F6F" w:rsidP="007C328E">
                      <w:pPr>
                        <w:pStyle w:val="Kpalrs"/>
                        <w:rPr>
                          <w:color w:val="000000"/>
                          <w:sz w:val="24"/>
                          <w:szCs w:val="24"/>
                        </w:rPr>
                      </w:pPr>
                      <w:fldSimple w:instr=" SEQ ábra \* ARABIC ">
                        <w:bookmarkStart w:id="195" w:name="_Toc102169588"/>
                        <w:r w:rsidR="0018244B">
                          <w:rPr>
                            <w:noProof/>
                          </w:rPr>
                          <w:t>2</w:t>
                        </w:r>
                      </w:fldSimple>
                      <w:r>
                        <w:t>. ábra CSS stíluslapok</w:t>
                      </w:r>
                      <w:bookmarkEnd w:id="195"/>
                    </w:p>
                  </w:txbxContent>
                </v:textbox>
                <w10:wrap type="through"/>
              </v:shape>
            </w:pict>
          </mc:Fallback>
        </mc:AlternateContent>
      </w:r>
      <w:r w:rsidRPr="00CD1D6B">
        <w:rPr>
          <w:rStyle w:val="None"/>
        </w:rPr>
        <w:drawing>
          <wp:anchor distT="152400" distB="152400" distL="152400" distR="152400" simplePos="0" relativeHeight="251663360" behindDoc="0" locked="0" layoutInCell="1" allowOverlap="1" wp14:anchorId="00C94BAE" wp14:editId="4568FEF1">
            <wp:simplePos x="0" y="0"/>
            <wp:positionH relativeFrom="margin">
              <wp:posOffset>-6350</wp:posOffset>
            </wp:positionH>
            <wp:positionV relativeFrom="line">
              <wp:posOffset>358712</wp:posOffset>
            </wp:positionV>
            <wp:extent cx="5755640" cy="3331965"/>
            <wp:effectExtent l="0" t="0" r="0" b="0"/>
            <wp:wrapThrough wrapText="bothSides" distL="152400" distR="152400">
              <wp:wrapPolygon edited="1">
                <wp:start x="0" y="0"/>
                <wp:lineTo x="21600" y="0"/>
                <wp:lineTo x="21600" y="21607"/>
                <wp:lineTo x="0" y="21607"/>
                <wp:lineTo x="0" y="0"/>
              </wp:wrapPolygon>
            </wp:wrapThrough>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12">
                      <a:extLst/>
                    </a:blip>
                    <a:stretch>
                      <a:fillRect/>
                    </a:stretch>
                  </pic:blipFill>
                  <pic:spPr>
                    <a:xfrm>
                      <a:off x="0" y="0"/>
                      <a:ext cx="5755640" cy="3331965"/>
                    </a:xfrm>
                    <a:prstGeom prst="rect">
                      <a:avLst/>
                    </a:prstGeom>
                    <a:ln w="12700" cap="flat">
                      <a:noFill/>
                      <a:miter lim="400000"/>
                    </a:ln>
                    <a:effectLst/>
                  </pic:spPr>
                </pic:pic>
              </a:graphicData>
            </a:graphic>
          </wp:anchor>
        </w:drawing>
      </w:r>
    </w:p>
    <w:p w:rsidR="00712E5F" w:rsidRPr="00CD1D6B" w:rsidRDefault="00712E5F">
      <w:pPr>
        <w:rPr>
          <w:ins w:id="196" w:author="Katalin Eszter Kasza" w:date="2022-04-29T20:30:00Z"/>
          <w:rStyle w:val="NoneA"/>
        </w:rPr>
      </w:pPr>
    </w:p>
    <w:p w:rsidR="007C328E" w:rsidRDefault="00551F6F" w:rsidP="007C328E">
      <w:pPr>
        <w:keepNext/>
      </w:pPr>
      <w:ins w:id="197" w:author="Katalin Eszter Kasza" w:date="2022-04-29T20:30:00Z">
        <w:r w:rsidRPr="00CD1D6B">
          <w:rPr>
            <w:rStyle w:val="NoneA"/>
          </w:rPr>
          <w:lastRenderedPageBreak/>
          <w:t xml:space="preserve">A meta adatok megadása után elkészítettem a lapfülön megjelenő ikont, melyet minden lap tetejéhez beágyaztam. </w:t>
        </w:r>
      </w:ins>
      <w:r w:rsidR="007C328E" w:rsidRPr="00CD1D6B">
        <w:rPr>
          <w:rStyle w:val="NoneA"/>
        </w:rPr>
        <w:drawing>
          <wp:inline distT="0" distB="0" distL="0" distR="0" wp14:anchorId="6A9CEB8A" wp14:editId="2104F642">
            <wp:extent cx="5755640" cy="2649220"/>
            <wp:effectExtent l="0" t="0" r="0" b="0"/>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55640" cy="2649220"/>
                    </a:xfrm>
                    <a:prstGeom prst="rect">
                      <a:avLst/>
                    </a:prstGeom>
                    <a:ln w="12700" cap="flat">
                      <a:noFill/>
                      <a:miter lim="400000"/>
                    </a:ln>
                    <a:effectLst/>
                  </pic:spPr>
                </pic:pic>
              </a:graphicData>
            </a:graphic>
          </wp:inline>
        </w:drawing>
      </w:r>
    </w:p>
    <w:p w:rsidR="00712E5F" w:rsidRPr="00CD1D6B" w:rsidRDefault="007C328E" w:rsidP="007C328E">
      <w:pPr>
        <w:pStyle w:val="Kpalrs"/>
        <w:rPr>
          <w:ins w:id="198" w:author="Katalin Eszter Kasza" w:date="2022-04-29T20:30:00Z"/>
          <w:rStyle w:val="NoneA"/>
        </w:rPr>
      </w:pPr>
      <w:r>
        <w:rPr>
          <w:rStyle w:val="NoneA"/>
        </w:rPr>
        <w:fldChar w:fldCharType="begin"/>
      </w:r>
      <w:r>
        <w:rPr>
          <w:rStyle w:val="NoneA"/>
        </w:rPr>
        <w:instrText xml:space="preserve"> SEQ ábra \* ARABIC </w:instrText>
      </w:r>
      <w:r>
        <w:rPr>
          <w:rStyle w:val="NoneA"/>
        </w:rPr>
        <w:fldChar w:fldCharType="separate"/>
      </w:r>
      <w:bookmarkStart w:id="199" w:name="_Toc102169589"/>
      <w:r w:rsidR="0018244B">
        <w:rPr>
          <w:rStyle w:val="NoneA"/>
          <w:noProof/>
        </w:rPr>
        <w:t>3</w:t>
      </w:r>
      <w:r>
        <w:rPr>
          <w:rStyle w:val="NoneA"/>
        </w:rPr>
        <w:fldChar w:fldCharType="end"/>
      </w:r>
      <w:r>
        <w:t>. ábra Ikon</w:t>
      </w:r>
      <w:bookmarkEnd w:id="199"/>
    </w:p>
    <w:p w:rsidR="007C328E" w:rsidRDefault="00551F6F" w:rsidP="007C328E">
      <w:pPr>
        <w:keepNext/>
      </w:pPr>
      <w:ins w:id="200" w:author="Katalin Eszter Kasza" w:date="2022-04-29T20:30:00Z">
        <w:r w:rsidRPr="00CD1D6B">
          <w:rPr>
            <w:rStyle w:val="NoneA"/>
          </w:rPr>
          <w:t>A body rész div-ek illetve class-ok tagolásával strukturáltam az egyes menüpontokat funkcióik szerint. A nav container-ek feladata, hogy a navigációs linkeket tárolják.</w:t>
        </w:r>
      </w:ins>
      <w:r w:rsidRPr="00CD1D6B">
        <w:rPr>
          <w:rStyle w:val="NoneA"/>
        </w:rPr>
        <w:drawing>
          <wp:inline distT="0" distB="0" distL="0" distR="0" wp14:anchorId="35EC4DB9" wp14:editId="456E9064">
            <wp:extent cx="5755641" cy="2649853"/>
            <wp:effectExtent l="0" t="0" r="0" b="0"/>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55641" cy="2649853"/>
                    </a:xfrm>
                    <a:prstGeom prst="rect">
                      <a:avLst/>
                    </a:prstGeom>
                    <a:ln w="12700" cap="flat">
                      <a:noFill/>
                      <a:miter lim="400000"/>
                    </a:ln>
                    <a:effectLst/>
                  </pic:spPr>
                </pic:pic>
              </a:graphicData>
            </a:graphic>
          </wp:inline>
        </w:drawing>
      </w:r>
    </w:p>
    <w:p w:rsidR="007C328E" w:rsidRDefault="007C328E" w:rsidP="007C328E">
      <w:pPr>
        <w:pStyle w:val="Kpalrs"/>
      </w:pPr>
      <w:fldSimple w:instr=" SEQ ábra \* ARABIC ">
        <w:bookmarkStart w:id="201" w:name="_Toc102169590"/>
        <w:r w:rsidR="0018244B">
          <w:rPr>
            <w:noProof/>
          </w:rPr>
          <w:t>4</w:t>
        </w:r>
      </w:fldSimple>
      <w:r>
        <w:t>. ábra Menüpontok</w:t>
      </w:r>
      <w:bookmarkEnd w:id="201"/>
    </w:p>
    <w:p w:rsidR="00712E5F" w:rsidRPr="00CD1D6B" w:rsidRDefault="00551F6F" w:rsidP="007C328E">
      <w:pPr>
        <w:rPr>
          <w:ins w:id="202" w:author="Katalin Eszter Kasza" w:date="2022-04-29T21:17:00Z"/>
          <w:rStyle w:val="NoneA"/>
        </w:rPr>
      </w:pPr>
      <w:r w:rsidRPr="00CD1D6B">
        <w:rPr>
          <w:rStyle w:val="NoneA"/>
        </w:rPr>
        <w:drawing>
          <wp:anchor distT="152400" distB="152400" distL="152400" distR="152400" simplePos="0" relativeHeight="251664384" behindDoc="0" locked="0" layoutInCell="1" allowOverlap="1" wp14:anchorId="76DF94AF" wp14:editId="7A57FE5F">
            <wp:simplePos x="0" y="0"/>
            <wp:positionH relativeFrom="margin">
              <wp:posOffset>-6350</wp:posOffset>
            </wp:positionH>
            <wp:positionV relativeFrom="line">
              <wp:posOffset>2838392</wp:posOffset>
            </wp:positionV>
            <wp:extent cx="5755640" cy="3331965"/>
            <wp:effectExtent l="0" t="0" r="0" b="0"/>
            <wp:wrapThrough wrapText="bothSides" distL="152400" distR="152400">
              <wp:wrapPolygon edited="1">
                <wp:start x="0" y="0"/>
                <wp:lineTo x="21600" y="0"/>
                <wp:lineTo x="21600" y="21607"/>
                <wp:lineTo x="0" y="21607"/>
                <wp:lineTo x="0" y="0"/>
              </wp:wrapPolygon>
            </wp:wrapThrough>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15">
                      <a:extLst/>
                    </a:blip>
                    <a:stretch>
                      <a:fillRect/>
                    </a:stretch>
                  </pic:blipFill>
                  <pic:spPr>
                    <a:xfrm>
                      <a:off x="0" y="0"/>
                      <a:ext cx="5755640" cy="3331965"/>
                    </a:xfrm>
                    <a:prstGeom prst="rect">
                      <a:avLst/>
                    </a:prstGeom>
                    <a:ln w="12700" cap="flat">
                      <a:noFill/>
                      <a:miter lim="400000"/>
                    </a:ln>
                    <a:effectLst/>
                  </pic:spPr>
                </pic:pic>
              </a:graphicData>
            </a:graphic>
          </wp:anchor>
        </w:drawing>
      </w:r>
    </w:p>
    <w:p w:rsidR="00367D07" w:rsidRDefault="00551F6F" w:rsidP="00367D07">
      <w:pPr>
        <w:keepNext/>
      </w:pPr>
      <w:ins w:id="203" w:author="Katalin Eszter Kasza" w:date="2022-04-29T21:17:00Z">
        <w:r w:rsidRPr="00CD1D6B">
          <w:rPr>
            <w:rStyle w:val="NoneA"/>
          </w:rPr>
          <w:t xml:space="preserve">Az egyes oldalak saját formázást kaptak illetve minden oldal tetejére és aljára került egy index.html-re visszamutató gomb is, mely a paw back to main page nevet kapta </w:t>
        </w:r>
        <w:proofErr w:type="gramStart"/>
        <w:r w:rsidRPr="00CD1D6B">
          <w:rPr>
            <w:rStyle w:val="NoneA"/>
          </w:rPr>
          <w:t>( mancsolj</w:t>
        </w:r>
        <w:proofErr w:type="gramEnd"/>
        <w:r w:rsidRPr="00CD1D6B">
          <w:rPr>
            <w:rStyle w:val="NoneA"/>
          </w:rPr>
          <w:t xml:space="preserve"> </w:t>
        </w:r>
        <w:r w:rsidRPr="00CD1D6B">
          <w:rPr>
            <w:rStyle w:val="NoneA"/>
          </w:rPr>
          <w:lastRenderedPageBreak/>
          <w:t xml:space="preserve">vissza a főoldalra). </w:t>
        </w:r>
      </w:ins>
      <w:r w:rsidRPr="00CD1D6B">
        <w:rPr>
          <w:rStyle w:val="NoneA"/>
        </w:rPr>
        <w:drawing>
          <wp:inline distT="0" distB="0" distL="0" distR="0" wp14:anchorId="24CDAFF7" wp14:editId="01E44BA2">
            <wp:extent cx="5755640" cy="2369596"/>
            <wp:effectExtent l="0" t="0" r="0" b="0"/>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55640" cy="2369596"/>
                    </a:xfrm>
                    <a:prstGeom prst="rect">
                      <a:avLst/>
                    </a:prstGeom>
                    <a:ln w="12700" cap="flat">
                      <a:noFill/>
                      <a:miter lim="400000"/>
                    </a:ln>
                    <a:effectLst/>
                  </pic:spPr>
                </pic:pic>
              </a:graphicData>
            </a:graphic>
          </wp:inline>
        </w:drawing>
      </w:r>
    </w:p>
    <w:p w:rsidR="00712E5F" w:rsidRPr="00CD1D6B" w:rsidRDefault="00367D07" w:rsidP="00367D07">
      <w:pPr>
        <w:pStyle w:val="Kpalrs"/>
        <w:rPr>
          <w:ins w:id="204" w:author="Katalin Eszter Kasza" w:date="2022-04-29T21:16:00Z"/>
          <w:rStyle w:val="NoneA"/>
        </w:rPr>
      </w:pPr>
      <w:fldSimple w:instr=" SEQ ábra \* ARABIC ">
        <w:bookmarkStart w:id="205" w:name="_Toc102169591"/>
        <w:r w:rsidR="0018244B">
          <w:rPr>
            <w:noProof/>
          </w:rPr>
          <w:t>5</w:t>
        </w:r>
      </w:fldSimple>
      <w:r>
        <w:t>. ábra Vissza gomb</w:t>
      </w:r>
      <w:bookmarkEnd w:id="205"/>
    </w:p>
    <w:p w:rsidR="00712E5F" w:rsidRPr="00CD1D6B" w:rsidRDefault="00551F6F">
      <w:pPr>
        <w:rPr>
          <w:ins w:id="206" w:author="Katalin Eszter Kasza" w:date="2022-04-29T21:18:00Z"/>
          <w:rStyle w:val="NoneA"/>
        </w:rPr>
      </w:pPr>
      <w:ins w:id="207" w:author="Katalin Eszter Kasza" w:date="2022-04-29T20:33:00Z">
        <w:r w:rsidRPr="00CD1D6B">
          <w:rPr>
            <w:rStyle w:val="NoneA"/>
          </w:rPr>
          <w:t xml:space="preserve"> </w:t>
        </w:r>
      </w:ins>
    </w:p>
    <w:p w:rsidR="00367D07" w:rsidRDefault="00551F6F" w:rsidP="00367D07">
      <w:pPr>
        <w:keepNext/>
      </w:pPr>
      <w:ins w:id="208" w:author="Katalin Eszter Kasza" w:date="2022-04-29T21:18:00Z">
        <w:r w:rsidRPr="00CD1D6B">
          <w:rPr>
            <w:rStyle w:val="NoneA"/>
          </w:rPr>
          <w:t>Az aloldalak és más oldalak index oldalhoz fűzését az alábbi link-el oldottam meg:</w:t>
        </w:r>
      </w:ins>
      <w:r w:rsidRPr="00CD1D6B">
        <w:rPr>
          <w:rStyle w:val="NoneA"/>
        </w:rPr>
        <w:drawing>
          <wp:inline distT="0" distB="0" distL="0" distR="0" wp14:anchorId="5B2AE2D1" wp14:editId="174C5ABF">
            <wp:extent cx="5755640" cy="1975752"/>
            <wp:effectExtent l="0" t="0" r="0" b="5715"/>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55640" cy="1975752"/>
                    </a:xfrm>
                    <a:prstGeom prst="rect">
                      <a:avLst/>
                    </a:prstGeom>
                    <a:ln w="12700" cap="flat">
                      <a:noFill/>
                      <a:miter lim="400000"/>
                    </a:ln>
                    <a:effectLst/>
                  </pic:spPr>
                </pic:pic>
              </a:graphicData>
            </a:graphic>
          </wp:inline>
        </w:drawing>
      </w:r>
    </w:p>
    <w:p w:rsidR="00367D07" w:rsidRDefault="00367D07" w:rsidP="00367D07">
      <w:pPr>
        <w:pStyle w:val="Kpalrs"/>
      </w:pPr>
      <w:fldSimple w:instr=" SEQ ábra \* ARABIC ">
        <w:bookmarkStart w:id="209" w:name="_Toc102169592"/>
        <w:r w:rsidR="0018244B">
          <w:rPr>
            <w:noProof/>
          </w:rPr>
          <w:t>6</w:t>
        </w:r>
      </w:fldSimple>
      <w:r>
        <w:t>. ábra Al és főoldal összekötése</w:t>
      </w:r>
      <w:bookmarkEnd w:id="209"/>
    </w:p>
    <w:p w:rsidR="00712E5F" w:rsidRPr="00CD1D6B" w:rsidRDefault="00712E5F" w:rsidP="00367D07">
      <w:pPr>
        <w:pStyle w:val="Kpalrs"/>
        <w:rPr>
          <w:ins w:id="210" w:author="Katalin Eszter Kasza" w:date="2022-04-29T20:33:00Z"/>
          <w:rStyle w:val="NoneA"/>
        </w:rPr>
      </w:pPr>
    </w:p>
    <w:p w:rsidR="00367D07" w:rsidRDefault="00551F6F" w:rsidP="00367D07">
      <w:pPr>
        <w:keepNext/>
      </w:pPr>
      <w:ins w:id="211" w:author="Katalin Eszter Kasza" w:date="2022-04-29T20:33:00Z">
        <w:r w:rsidRPr="00CD1D6B">
          <w:rPr>
            <w:rStyle w:val="NoneA"/>
          </w:rPr>
          <w:lastRenderedPageBreak/>
          <w:t xml:space="preserve">Az oldal alján </w:t>
        </w:r>
      </w:ins>
      <w:r w:rsidR="00367D07" w:rsidRPr="00CD1D6B">
        <w:rPr>
          <w:rStyle w:val="NoneA"/>
        </w:rPr>
        <w:t>beágyazásra</w:t>
      </w:r>
      <w:ins w:id="212" w:author="Katalin Eszter Kasza" w:date="2022-04-29T20:33:00Z">
        <w:r w:rsidRPr="00CD1D6B">
          <w:rPr>
            <w:rStyle w:val="NoneA"/>
          </w:rPr>
          <w:t xml:space="preserve"> került frame-ben egy Google tér</w:t>
        </w:r>
        <w:del w:id="213" w:author="Katalin Eszter Kasza" w:date="2022-04-29T21:11:00Z">
          <w:r w:rsidRPr="00CD1D6B">
            <w:rPr>
              <w:rStyle w:val="NoneA"/>
            </w:rPr>
            <w:delText>l</w:delText>
          </w:r>
        </w:del>
        <w:proofErr w:type="gramStart"/>
        <w:r w:rsidRPr="00CD1D6B">
          <w:rPr>
            <w:rStyle w:val="NoneA"/>
          </w:rPr>
          <w:t xml:space="preserve">kép </w:t>
        </w:r>
      </w:ins>
      <w:ins w:id="214" w:author="Katalin Eszter Kasza" w:date="2022-04-29T21:20:00Z">
        <w:r w:rsidRPr="00CD1D6B">
          <w:rPr>
            <w:rStyle w:val="NoneA"/>
          </w:rPr>
          <w:t>:</w:t>
        </w:r>
      </w:ins>
      <w:proofErr w:type="gramEnd"/>
      <w:r w:rsidR="00367D07" w:rsidRPr="00367D07">
        <w:rPr>
          <w:rStyle w:val="NoneA"/>
        </w:rPr>
        <w:t xml:space="preserve"> </w:t>
      </w:r>
      <w:r w:rsidR="00367D07" w:rsidRPr="00CD1D6B">
        <w:rPr>
          <w:rStyle w:val="NoneA"/>
        </w:rPr>
        <w:drawing>
          <wp:inline distT="0" distB="0" distL="0" distR="0" wp14:anchorId="7DAC1348" wp14:editId="4D6CA140">
            <wp:extent cx="5755640" cy="3031832"/>
            <wp:effectExtent l="0" t="0" r="0" b="0"/>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55640" cy="3031832"/>
                    </a:xfrm>
                    <a:prstGeom prst="rect">
                      <a:avLst/>
                    </a:prstGeom>
                    <a:ln w="12700" cap="flat">
                      <a:noFill/>
                      <a:miter lim="400000"/>
                    </a:ln>
                    <a:effectLst/>
                  </pic:spPr>
                </pic:pic>
              </a:graphicData>
            </a:graphic>
          </wp:inline>
        </w:drawing>
      </w:r>
    </w:p>
    <w:p w:rsidR="00712E5F" w:rsidRPr="00CD1D6B" w:rsidRDefault="00367D07" w:rsidP="00367D07">
      <w:pPr>
        <w:pStyle w:val="Kpalrs"/>
        <w:rPr>
          <w:ins w:id="215" w:author="Katalin Eszter Kasza" w:date="2022-04-29T21:20:00Z"/>
          <w:rStyle w:val="NoneA"/>
        </w:rPr>
      </w:pPr>
      <w:r>
        <w:rPr>
          <w:rStyle w:val="NoneA"/>
        </w:rPr>
        <w:fldChar w:fldCharType="begin"/>
      </w:r>
      <w:r>
        <w:rPr>
          <w:rStyle w:val="NoneA"/>
        </w:rPr>
        <w:instrText xml:space="preserve"> SEQ ábra \* ARABIC </w:instrText>
      </w:r>
      <w:r>
        <w:rPr>
          <w:rStyle w:val="NoneA"/>
        </w:rPr>
        <w:fldChar w:fldCharType="separate"/>
      </w:r>
      <w:bookmarkStart w:id="216" w:name="_Toc102169593"/>
      <w:r w:rsidR="0018244B">
        <w:rPr>
          <w:rStyle w:val="NoneA"/>
          <w:noProof/>
        </w:rPr>
        <w:t>7</w:t>
      </w:r>
      <w:r>
        <w:rPr>
          <w:rStyle w:val="NoneA"/>
        </w:rPr>
        <w:fldChar w:fldCharType="end"/>
      </w:r>
      <w:r>
        <w:t>. ábra Google térkép</w:t>
      </w:r>
      <w:bookmarkEnd w:id="216"/>
    </w:p>
    <w:p w:rsidR="00712E5F" w:rsidRPr="00CD1D6B" w:rsidRDefault="00712E5F">
      <w:pPr>
        <w:rPr>
          <w:rStyle w:val="NoneA"/>
        </w:rPr>
      </w:pPr>
    </w:p>
    <w:p w:rsidR="00712E5F" w:rsidRPr="00367D07" w:rsidRDefault="00551F6F" w:rsidP="00367D07">
      <w:pPr>
        <w:ind w:firstLine="0"/>
        <w:rPr>
          <w:rStyle w:val="NoneA"/>
          <w:b/>
          <w:u w:val="single"/>
        </w:rPr>
      </w:pPr>
      <w:r w:rsidRPr="00367D07">
        <w:rPr>
          <w:rStyle w:val="None"/>
          <w:b/>
          <w:u w:val="single"/>
        </w:rPr>
        <w:t>Back</w:t>
      </w:r>
      <w:r w:rsidR="00367D07" w:rsidRPr="00367D07">
        <w:rPr>
          <w:rStyle w:val="None"/>
          <w:b/>
          <w:u w:val="single"/>
        </w:rPr>
        <w:t xml:space="preserve"> </w:t>
      </w:r>
      <w:r w:rsidRPr="00367D07">
        <w:rPr>
          <w:rStyle w:val="None"/>
          <w:b/>
          <w:u w:val="single"/>
        </w:rPr>
        <w:t>end (rész készítője: Bécsi Adél)</w:t>
      </w:r>
    </w:p>
    <w:p w:rsidR="00712E5F" w:rsidRPr="00CD1D6B" w:rsidRDefault="00712E5F">
      <w:pPr>
        <w:rPr>
          <w:rStyle w:val="NoneA"/>
        </w:rPr>
      </w:pPr>
    </w:p>
    <w:p w:rsidR="00EC2146" w:rsidRDefault="00551F6F">
      <w:pPr>
        <w:rPr>
          <w:rStyle w:val="None"/>
        </w:rPr>
      </w:pPr>
      <w:r w:rsidRPr="00CD1D6B">
        <w:rPr>
          <w:rStyle w:val="None"/>
        </w:rPr>
        <w:t xml:space="preserve">A backend kód írásához a Visual Studio Code fejlesztői környezetet használtam. A kód PHP-ban íródott. A PHP nyílt forráskódú és ingyenes, így gyorsan és könnyen telepíthető. Sok PHP keretrendszer létezik, és a fejlesztő választhat </w:t>
      </w:r>
      <w:proofErr w:type="gramStart"/>
      <w:r w:rsidRPr="00CD1D6B">
        <w:rPr>
          <w:rStyle w:val="None"/>
        </w:rPr>
        <w:t>bármelyik közül</w:t>
      </w:r>
      <w:proofErr w:type="gramEnd"/>
      <w:r w:rsidRPr="00CD1D6B">
        <w:rPr>
          <w:rStyle w:val="None"/>
        </w:rPr>
        <w:t xml:space="preserve">. </w:t>
      </w:r>
      <w:r w:rsidR="00EC2146">
        <w:rPr>
          <w:rStyle w:val="None"/>
        </w:rPr>
        <w:t xml:space="preserve">Számomra ez a nyelv könnyen kezelhető és gyorsan tanulhatónak bizonyult. Ez tetszett meg a legjobban az eddigi ismereteim közül, ezért esett a választásom erre a programozási nyelvre. </w:t>
      </w:r>
    </w:p>
    <w:p w:rsidR="00712E5F" w:rsidRPr="00CD1D6B" w:rsidRDefault="00551F6F">
      <w:pPr>
        <w:rPr>
          <w:rStyle w:val="NoneA"/>
        </w:rPr>
      </w:pPr>
      <w:r w:rsidRPr="00CD1D6B">
        <w:rPr>
          <w:rStyle w:val="None"/>
        </w:rPr>
        <w:t xml:space="preserve">A program </w:t>
      </w:r>
      <w:r w:rsidR="00EC2146" w:rsidRPr="00CD1D6B">
        <w:rPr>
          <w:rStyle w:val="None"/>
        </w:rPr>
        <w:t>back end</w:t>
      </w:r>
      <w:r w:rsidRPr="00CD1D6B">
        <w:rPr>
          <w:rStyle w:val="None"/>
        </w:rPr>
        <w:t xml:space="preserve"> oldali felépítését a</w:t>
      </w:r>
      <w:r w:rsidR="00EC2146">
        <w:rPr>
          <w:rStyle w:val="None"/>
        </w:rPr>
        <w:t>z alábbiak szerint kiviteleztem:</w:t>
      </w:r>
      <w:r w:rsidRPr="00CD1D6B">
        <w:rPr>
          <w:rStyle w:val="None"/>
        </w:rPr>
        <w:t xml:space="preserve"> </w:t>
      </w:r>
    </w:p>
    <w:p w:rsidR="00712E5F" w:rsidRPr="00CD1D6B" w:rsidRDefault="00551F6F">
      <w:pPr>
        <w:rPr>
          <w:rStyle w:val="NoneA"/>
        </w:rPr>
      </w:pPr>
      <w:r w:rsidRPr="00CD1D6B">
        <w:rPr>
          <w:rStyle w:val="None"/>
        </w:rPr>
        <w:t xml:space="preserve">A </w:t>
      </w:r>
      <w:r w:rsidR="00EC2146" w:rsidRPr="00CD1D6B">
        <w:rPr>
          <w:rStyle w:val="None"/>
        </w:rPr>
        <w:t>back end</w:t>
      </w:r>
      <w:r w:rsidRPr="00CD1D6B">
        <w:rPr>
          <w:rStyle w:val="None"/>
        </w:rPr>
        <w:t xml:space="preserve"> fő funkcionalitá</w:t>
      </w:r>
      <w:r w:rsidR="00EC2146">
        <w:rPr>
          <w:rStyle w:val="None"/>
        </w:rPr>
        <w:t>sa a datab</w:t>
      </w:r>
      <w:r w:rsidRPr="00CD1D6B">
        <w:rPr>
          <w:rStyle w:val="None"/>
        </w:rPr>
        <w:t>a</w:t>
      </w:r>
      <w:r w:rsidR="00EC2146">
        <w:rPr>
          <w:rStyle w:val="None"/>
        </w:rPr>
        <w:t>s</w:t>
      </w:r>
      <w:r w:rsidRPr="00CD1D6B">
        <w:rPr>
          <w:rStyle w:val="None"/>
        </w:rPr>
        <w:t xml:space="preserve">e.php állományban található. Minden egyes funkcionalitásért felelős kódrészletet egy-egy metódusra osztottam. </w:t>
      </w:r>
    </w:p>
    <w:p w:rsidR="00712E5F" w:rsidRPr="00CD1D6B" w:rsidRDefault="00551F6F">
      <w:pPr>
        <w:pStyle w:val="Listaszerbekezds"/>
        <w:numPr>
          <w:ilvl w:val="0"/>
          <w:numId w:val="27"/>
        </w:numPr>
      </w:pPr>
      <w:r w:rsidRPr="00CD1D6B">
        <w:rPr>
          <w:rStyle w:val="NoneA"/>
        </w:rPr>
        <w:t xml:space="preserve">open_connection() : ez a </w:t>
      </w:r>
      <w:proofErr w:type="gramStart"/>
      <w:r w:rsidRPr="00CD1D6B">
        <w:rPr>
          <w:rStyle w:val="NoneA"/>
        </w:rPr>
        <w:t>függv</w:t>
      </w:r>
      <w:r w:rsidRPr="00CD1D6B">
        <w:rPr>
          <w:rStyle w:val="None"/>
        </w:rPr>
        <w:t>é</w:t>
      </w:r>
      <w:r w:rsidRPr="00CD1D6B">
        <w:rPr>
          <w:rStyle w:val="NoneA"/>
        </w:rPr>
        <w:t>ny felelős</w:t>
      </w:r>
      <w:proofErr w:type="gramEnd"/>
      <w:r w:rsidRPr="00CD1D6B">
        <w:rPr>
          <w:rStyle w:val="NoneA"/>
        </w:rPr>
        <w:t xml:space="preserve"> az</w:t>
      </w:r>
      <w:r w:rsidRPr="00CD1D6B">
        <w:rPr>
          <w:rStyle w:val="None"/>
        </w:rPr>
        <w:t>é</w:t>
      </w:r>
      <w:r w:rsidRPr="00CD1D6B">
        <w:rPr>
          <w:rStyle w:val="NoneA"/>
        </w:rPr>
        <w:t>rt, hogy l</w:t>
      </w:r>
      <w:r w:rsidRPr="00CD1D6B">
        <w:rPr>
          <w:rStyle w:val="None"/>
        </w:rPr>
        <w:t>é</w:t>
      </w:r>
      <w:r w:rsidRPr="00CD1D6B">
        <w:rPr>
          <w:rStyle w:val="NoneA"/>
        </w:rPr>
        <w:t>trehozza a Mysql adatbázissal a kapcsolatot. A kapcsol</w:t>
      </w:r>
      <w:r w:rsidRPr="00CD1D6B">
        <w:rPr>
          <w:rStyle w:val="None"/>
        </w:rPr>
        <w:t>ó</w:t>
      </w:r>
      <w:r w:rsidRPr="00CD1D6B">
        <w:rPr>
          <w:rStyle w:val="NoneA"/>
        </w:rPr>
        <w:t>dáshoz szüks</w:t>
      </w:r>
      <w:r w:rsidRPr="00CD1D6B">
        <w:rPr>
          <w:rStyle w:val="None"/>
        </w:rPr>
        <w:t>éges paramé</w:t>
      </w:r>
      <w:r w:rsidRPr="00CD1D6B">
        <w:rPr>
          <w:rStyle w:val="NoneA"/>
        </w:rPr>
        <w:t>terek, mint szerver, felhasználó n</w:t>
      </w:r>
      <w:r w:rsidRPr="00CD1D6B">
        <w:rPr>
          <w:rStyle w:val="None"/>
        </w:rPr>
        <w:t>é</w:t>
      </w:r>
      <w:r w:rsidRPr="00CD1D6B">
        <w:rPr>
          <w:rStyle w:val="NoneA"/>
        </w:rPr>
        <w:t>v, jelszó és az adatbázisnak a neve egy-egy változ</w:t>
      </w:r>
      <w:r w:rsidRPr="00CD1D6B">
        <w:rPr>
          <w:rStyle w:val="None"/>
        </w:rPr>
        <w:t>ó</w:t>
      </w:r>
      <w:r w:rsidRPr="00CD1D6B">
        <w:rPr>
          <w:rStyle w:val="NoneA"/>
        </w:rPr>
        <w:t>ban van megadva. A függv</w:t>
      </w:r>
      <w:r w:rsidRPr="00CD1D6B">
        <w:rPr>
          <w:rStyle w:val="None"/>
        </w:rPr>
        <w:t>é</w:t>
      </w:r>
      <w:r w:rsidRPr="00CD1D6B">
        <w:rPr>
          <w:rStyle w:val="NoneA"/>
        </w:rPr>
        <w:t>ny visszat</w:t>
      </w:r>
      <w:r w:rsidRPr="00CD1D6B">
        <w:rPr>
          <w:rStyle w:val="None"/>
        </w:rPr>
        <w:t>é</w:t>
      </w:r>
      <w:r w:rsidRPr="00CD1D6B">
        <w:rPr>
          <w:rStyle w:val="NoneA"/>
        </w:rPr>
        <w:t>r</w:t>
      </w:r>
      <w:r w:rsidRPr="00CD1D6B">
        <w:rPr>
          <w:rStyle w:val="None"/>
        </w:rPr>
        <w:t>ési é</w:t>
      </w:r>
      <w:r w:rsidRPr="00CD1D6B">
        <w:rPr>
          <w:rStyle w:val="NoneA"/>
        </w:rPr>
        <w:t>rt</w:t>
      </w:r>
      <w:r w:rsidRPr="00CD1D6B">
        <w:rPr>
          <w:rStyle w:val="None"/>
        </w:rPr>
        <w:t>é</w:t>
      </w:r>
      <w:r w:rsidRPr="00CD1D6B">
        <w:rPr>
          <w:rStyle w:val="NoneA"/>
        </w:rPr>
        <w:t>ke az az objektum mely reprezentálta a Mysql szerverrel való kapcsolatot. Ez a függv</w:t>
      </w:r>
      <w:r w:rsidRPr="00CD1D6B">
        <w:rPr>
          <w:rStyle w:val="None"/>
        </w:rPr>
        <w:t>é</w:t>
      </w:r>
      <w:r w:rsidRPr="00CD1D6B">
        <w:rPr>
          <w:rStyle w:val="NoneA"/>
        </w:rPr>
        <w:t>nyt a további függv</w:t>
      </w:r>
      <w:r w:rsidRPr="00CD1D6B">
        <w:rPr>
          <w:rStyle w:val="None"/>
        </w:rPr>
        <w:t>é</w:t>
      </w:r>
      <w:r w:rsidRPr="00CD1D6B">
        <w:rPr>
          <w:rStyle w:val="NoneA"/>
        </w:rPr>
        <w:t>nyekben van meghívva minden egyes adatbá</w:t>
      </w:r>
      <w:r w:rsidRPr="00CD1D6B">
        <w:rPr>
          <w:rStyle w:val="None"/>
        </w:rPr>
        <w:t>zis m</w:t>
      </w:r>
      <w:r w:rsidRPr="00CD1D6B">
        <w:rPr>
          <w:rStyle w:val="NoneA"/>
        </w:rPr>
        <w:t>űvelet előtt.</w:t>
      </w:r>
    </w:p>
    <w:p w:rsidR="00712E5F" w:rsidRPr="00CD1D6B" w:rsidRDefault="00551F6F">
      <w:pPr>
        <w:pStyle w:val="Listaszerbekezds"/>
        <w:numPr>
          <w:ilvl w:val="0"/>
          <w:numId w:val="27"/>
        </w:numPr>
      </w:pPr>
      <w:r w:rsidRPr="00CD1D6B">
        <w:rPr>
          <w:rStyle w:val="NoneA"/>
        </w:rPr>
        <w:lastRenderedPageBreak/>
        <w:t xml:space="preserve">checkuser() : ez a </w:t>
      </w:r>
      <w:proofErr w:type="gramStart"/>
      <w:r w:rsidRPr="00CD1D6B">
        <w:rPr>
          <w:rStyle w:val="NoneA"/>
        </w:rPr>
        <w:t>függv</w:t>
      </w:r>
      <w:r w:rsidRPr="00CD1D6B">
        <w:rPr>
          <w:rStyle w:val="None"/>
        </w:rPr>
        <w:t>é</w:t>
      </w:r>
      <w:r w:rsidRPr="00CD1D6B">
        <w:rPr>
          <w:rStyle w:val="NoneA"/>
        </w:rPr>
        <w:t>ny felelős</w:t>
      </w:r>
      <w:proofErr w:type="gramEnd"/>
      <w:r w:rsidRPr="00CD1D6B">
        <w:rPr>
          <w:rStyle w:val="NoneA"/>
        </w:rPr>
        <w:t xml:space="preserve"> az</w:t>
      </w:r>
      <w:r w:rsidRPr="00CD1D6B">
        <w:rPr>
          <w:rStyle w:val="None"/>
        </w:rPr>
        <w:t>é</w:t>
      </w:r>
      <w:r w:rsidRPr="00CD1D6B">
        <w:rPr>
          <w:rStyle w:val="NoneA"/>
        </w:rPr>
        <w:t>rt, hogy a bejelentkez</w:t>
      </w:r>
      <w:r w:rsidRPr="00CD1D6B">
        <w:rPr>
          <w:rStyle w:val="None"/>
        </w:rPr>
        <w:t>és sor</w:t>
      </w:r>
      <w:r w:rsidRPr="00CD1D6B">
        <w:rPr>
          <w:rStyle w:val="NoneA"/>
        </w:rPr>
        <w:t>án megadott felhasználó n</w:t>
      </w:r>
      <w:r w:rsidRPr="00CD1D6B">
        <w:rPr>
          <w:rStyle w:val="None"/>
        </w:rPr>
        <w:t>é</w:t>
      </w:r>
      <w:r w:rsidRPr="00CD1D6B">
        <w:rPr>
          <w:rStyle w:val="NoneA"/>
        </w:rPr>
        <w:t xml:space="preserve">v </w:t>
      </w:r>
      <w:r w:rsidRPr="00CD1D6B">
        <w:rPr>
          <w:rStyle w:val="None"/>
        </w:rPr>
        <w:t>é</w:t>
      </w:r>
      <w:r w:rsidRPr="00CD1D6B">
        <w:rPr>
          <w:rStyle w:val="NoneA"/>
        </w:rPr>
        <w:t>s jelsz</w:t>
      </w:r>
      <w:r w:rsidRPr="00CD1D6B">
        <w:rPr>
          <w:rStyle w:val="None"/>
        </w:rPr>
        <w:t>ó</w:t>
      </w:r>
      <w:r w:rsidRPr="00CD1D6B">
        <w:rPr>
          <w:rStyle w:val="NoneA"/>
        </w:rPr>
        <w:t xml:space="preserve">t ellenőrizze. A felhasználó és a jelszó </w:t>
      </w:r>
      <w:r w:rsidRPr="00CD1D6B">
        <w:rPr>
          <w:rStyle w:val="None"/>
        </w:rPr>
        <w:t>nevet leké</w:t>
      </w:r>
      <w:r w:rsidRPr="00CD1D6B">
        <w:rPr>
          <w:rStyle w:val="NoneA"/>
        </w:rPr>
        <w:t>rdezi az adatbázisban, megkeresi, hogy van-e ilyen felhasználó n</w:t>
      </w:r>
      <w:r w:rsidRPr="00CD1D6B">
        <w:rPr>
          <w:rStyle w:val="None"/>
        </w:rPr>
        <w:t>é</w:t>
      </w:r>
      <w:r w:rsidRPr="00CD1D6B">
        <w:rPr>
          <w:rStyle w:val="NoneA"/>
        </w:rPr>
        <w:t xml:space="preserve">v. Ha van, akkor visszaad egy igaz </w:t>
      </w:r>
      <w:r w:rsidRPr="00CD1D6B">
        <w:rPr>
          <w:rStyle w:val="None"/>
        </w:rPr>
        <w:t>é</w:t>
      </w:r>
      <w:r w:rsidRPr="00CD1D6B">
        <w:rPr>
          <w:rStyle w:val="NoneA"/>
        </w:rPr>
        <w:t>rt</w:t>
      </w:r>
      <w:r w:rsidRPr="00CD1D6B">
        <w:rPr>
          <w:rStyle w:val="None"/>
        </w:rPr>
        <w:t>é</w:t>
      </w:r>
      <w:r w:rsidRPr="00CD1D6B">
        <w:rPr>
          <w:rStyle w:val="NoneA"/>
        </w:rPr>
        <w:t xml:space="preserve">ket, ha nincs, akkor egy hamis </w:t>
      </w:r>
      <w:r w:rsidRPr="00CD1D6B">
        <w:rPr>
          <w:rStyle w:val="None"/>
        </w:rPr>
        <w:t>é</w:t>
      </w:r>
      <w:r w:rsidRPr="00CD1D6B">
        <w:rPr>
          <w:rStyle w:val="NoneA"/>
        </w:rPr>
        <w:t>rt</w:t>
      </w:r>
      <w:r w:rsidRPr="00CD1D6B">
        <w:rPr>
          <w:rStyle w:val="None"/>
        </w:rPr>
        <w:t>é</w:t>
      </w:r>
      <w:r w:rsidRPr="00CD1D6B">
        <w:rPr>
          <w:rStyle w:val="NoneA"/>
        </w:rPr>
        <w:t>ket. A függv</w:t>
      </w:r>
      <w:r w:rsidRPr="00CD1D6B">
        <w:rPr>
          <w:rStyle w:val="None"/>
        </w:rPr>
        <w:t>é</w:t>
      </w:r>
      <w:r w:rsidRPr="00CD1D6B">
        <w:rPr>
          <w:rStyle w:val="NoneA"/>
        </w:rPr>
        <w:t>ny k</w:t>
      </w:r>
      <w:r w:rsidRPr="00CD1D6B">
        <w:rPr>
          <w:rStyle w:val="None"/>
        </w:rPr>
        <w:t>ét paramé</w:t>
      </w:r>
      <w:r w:rsidRPr="00CD1D6B">
        <w:rPr>
          <w:rStyle w:val="NoneA"/>
        </w:rPr>
        <w:t>tert vár, az egyik a felhasználó n</w:t>
      </w:r>
      <w:r w:rsidRPr="00CD1D6B">
        <w:rPr>
          <w:rStyle w:val="None"/>
        </w:rPr>
        <w:t>é</w:t>
      </w:r>
      <w:r w:rsidRPr="00CD1D6B">
        <w:rPr>
          <w:rStyle w:val="NoneA"/>
        </w:rPr>
        <w:t>v, a másik a jelsz</w:t>
      </w:r>
      <w:r w:rsidRPr="00CD1D6B">
        <w:rPr>
          <w:rStyle w:val="None"/>
        </w:rPr>
        <w:t>ó</w:t>
      </w:r>
      <w:r w:rsidRPr="00CD1D6B">
        <w:rPr>
          <w:rStyle w:val="NoneA"/>
        </w:rPr>
        <w:t>. A lek</w:t>
      </w:r>
      <w:r w:rsidRPr="00CD1D6B">
        <w:rPr>
          <w:rStyle w:val="None"/>
        </w:rPr>
        <w:t>é</w:t>
      </w:r>
      <w:r w:rsidRPr="00CD1D6B">
        <w:rPr>
          <w:rStyle w:val="NoneA"/>
        </w:rPr>
        <w:t>rdez</w:t>
      </w:r>
      <w:r w:rsidRPr="00CD1D6B">
        <w:rPr>
          <w:rStyle w:val="None"/>
        </w:rPr>
        <w:t>és sor</w:t>
      </w:r>
      <w:r w:rsidRPr="00CD1D6B">
        <w:rPr>
          <w:rStyle w:val="NoneA"/>
        </w:rPr>
        <w:t>án a jelsz</w:t>
      </w:r>
      <w:r w:rsidRPr="00CD1D6B">
        <w:rPr>
          <w:rStyle w:val="None"/>
        </w:rPr>
        <w:t>ó</w:t>
      </w:r>
      <w:r w:rsidRPr="00CD1D6B">
        <w:rPr>
          <w:rStyle w:val="NoneA"/>
        </w:rPr>
        <w:t>t MD5-</w:t>
      </w:r>
      <w:r w:rsidRPr="00CD1D6B">
        <w:rPr>
          <w:rStyle w:val="None"/>
        </w:rPr>
        <w:t>ö</w:t>
      </w:r>
      <w:r w:rsidRPr="00CD1D6B">
        <w:rPr>
          <w:rStyle w:val="NoneA"/>
        </w:rPr>
        <w:t>s titkosítást használva k</w:t>
      </w:r>
      <w:r w:rsidRPr="00CD1D6B">
        <w:rPr>
          <w:rStyle w:val="None"/>
        </w:rPr>
        <w:t>ó</w:t>
      </w:r>
      <w:r w:rsidRPr="00CD1D6B">
        <w:rPr>
          <w:rStyle w:val="NoneA"/>
        </w:rPr>
        <w:t xml:space="preserve">dolja </w:t>
      </w:r>
      <w:r w:rsidRPr="00CD1D6B">
        <w:rPr>
          <w:rStyle w:val="None"/>
        </w:rPr>
        <w:t>é</w:t>
      </w:r>
      <w:r w:rsidRPr="00CD1D6B">
        <w:rPr>
          <w:rStyle w:val="NoneA"/>
        </w:rPr>
        <w:t>s így keres egyez</w:t>
      </w:r>
      <w:r w:rsidRPr="00CD1D6B">
        <w:rPr>
          <w:rStyle w:val="None"/>
        </w:rPr>
        <w:t>é</w:t>
      </w:r>
      <w:r w:rsidRPr="00CD1D6B">
        <w:rPr>
          <w:rStyle w:val="NoneA"/>
        </w:rPr>
        <w:t>st az adatbázisban letárolt titkosított jelsz</w:t>
      </w:r>
      <w:r w:rsidRPr="00CD1D6B">
        <w:rPr>
          <w:rStyle w:val="None"/>
        </w:rPr>
        <w:t xml:space="preserve">óval. </w:t>
      </w:r>
    </w:p>
    <w:p w:rsidR="00EC2146" w:rsidRDefault="00551F6F" w:rsidP="00EC2146">
      <w:pPr>
        <w:keepNext/>
        <w:ind w:left="340"/>
      </w:pPr>
      <w:r w:rsidRPr="00CD1D6B">
        <w:rPr>
          <w:rStyle w:val="NoneA"/>
        </w:rPr>
        <w:drawing>
          <wp:inline distT="0" distB="0" distL="0" distR="0" wp14:anchorId="33B773A3" wp14:editId="1FDBF7A7">
            <wp:extent cx="4572000" cy="2266950"/>
            <wp:effectExtent l="0" t="0" r="0" b="0"/>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19">
                      <a:extLst/>
                    </a:blip>
                    <a:stretch>
                      <a:fillRect/>
                    </a:stretch>
                  </pic:blipFill>
                  <pic:spPr>
                    <a:xfrm>
                      <a:off x="0" y="0"/>
                      <a:ext cx="4572000" cy="2266950"/>
                    </a:xfrm>
                    <a:prstGeom prst="rect">
                      <a:avLst/>
                    </a:prstGeom>
                    <a:ln w="12700" cap="flat">
                      <a:noFill/>
                      <a:miter lim="400000"/>
                    </a:ln>
                    <a:effectLst/>
                  </pic:spPr>
                </pic:pic>
              </a:graphicData>
            </a:graphic>
          </wp:inline>
        </w:drawing>
      </w:r>
    </w:p>
    <w:p w:rsidR="00712E5F" w:rsidRPr="00CD1D6B" w:rsidRDefault="00EC2146" w:rsidP="00EC2146">
      <w:pPr>
        <w:pStyle w:val="Kpalrs"/>
        <w:rPr>
          <w:rStyle w:val="None"/>
        </w:rPr>
      </w:pPr>
      <w:r>
        <w:rPr>
          <w:rStyle w:val="None"/>
        </w:rPr>
        <w:fldChar w:fldCharType="begin"/>
      </w:r>
      <w:r>
        <w:rPr>
          <w:rStyle w:val="None"/>
        </w:rPr>
        <w:instrText xml:space="preserve"> SEQ ábra \* ARABIC </w:instrText>
      </w:r>
      <w:r>
        <w:rPr>
          <w:rStyle w:val="None"/>
        </w:rPr>
        <w:fldChar w:fldCharType="separate"/>
      </w:r>
      <w:bookmarkStart w:id="217" w:name="_Toc102169594"/>
      <w:r w:rsidR="0018244B">
        <w:rPr>
          <w:rStyle w:val="None"/>
          <w:noProof/>
        </w:rPr>
        <w:t>8</w:t>
      </w:r>
      <w:r>
        <w:rPr>
          <w:rStyle w:val="None"/>
        </w:rPr>
        <w:fldChar w:fldCharType="end"/>
      </w:r>
      <w:r>
        <w:t>. ábra Checkuser függvény</w:t>
      </w:r>
      <w:bookmarkEnd w:id="217"/>
    </w:p>
    <w:p w:rsidR="00712E5F" w:rsidRPr="00CD1D6B" w:rsidRDefault="00551F6F">
      <w:pPr>
        <w:pStyle w:val="Listaszerbekezds"/>
        <w:numPr>
          <w:ilvl w:val="0"/>
          <w:numId w:val="27"/>
        </w:numPr>
      </w:pPr>
      <w:proofErr w:type="gramStart"/>
      <w:r w:rsidRPr="00CD1D6B">
        <w:rPr>
          <w:rStyle w:val="None"/>
        </w:rPr>
        <w:t>insertuser(</w:t>
      </w:r>
      <w:proofErr w:type="gramEnd"/>
      <w:r w:rsidRPr="00CD1D6B">
        <w:rPr>
          <w:rStyle w:val="None"/>
        </w:rPr>
        <w:t>) : a f</w:t>
      </w:r>
      <w:r w:rsidRPr="00CD1D6B">
        <w:rPr>
          <w:rStyle w:val="NoneA"/>
        </w:rPr>
        <w:t>üggv</w:t>
      </w:r>
      <w:r w:rsidRPr="00CD1D6B">
        <w:rPr>
          <w:rStyle w:val="None"/>
        </w:rPr>
        <w:t>é</w:t>
      </w:r>
      <w:r w:rsidRPr="00CD1D6B">
        <w:rPr>
          <w:rStyle w:val="NoneA"/>
        </w:rPr>
        <w:t>ny meghívásakor a param</w:t>
      </w:r>
      <w:r w:rsidRPr="00CD1D6B">
        <w:rPr>
          <w:rStyle w:val="None"/>
        </w:rPr>
        <w:t>é</w:t>
      </w:r>
      <w:r w:rsidRPr="00CD1D6B">
        <w:rPr>
          <w:rStyle w:val="NoneA"/>
        </w:rPr>
        <w:t>terekbe átadott adatokat eltároljuk a felhasznál</w:t>
      </w:r>
      <w:r w:rsidRPr="00CD1D6B">
        <w:rPr>
          <w:rStyle w:val="None"/>
        </w:rPr>
        <w:t>ó</w:t>
      </w:r>
      <w:r w:rsidRPr="00CD1D6B">
        <w:rPr>
          <w:rStyle w:val="NoneA"/>
        </w:rPr>
        <w:t xml:space="preserve">k adattáblába. Usernev, email, jelszo, teljesnev, dolgozoiazonosito, iranyitoszam, varos, cim </w:t>
      </w:r>
      <w:r w:rsidRPr="00CD1D6B">
        <w:rPr>
          <w:rStyle w:val="None"/>
        </w:rPr>
        <w:t>é</w:t>
      </w:r>
      <w:r w:rsidRPr="00CD1D6B">
        <w:rPr>
          <w:rStyle w:val="NoneA"/>
        </w:rPr>
        <w:t>s a telefon a lehets</w:t>
      </w:r>
      <w:r w:rsidRPr="00CD1D6B">
        <w:rPr>
          <w:rStyle w:val="None"/>
        </w:rPr>
        <w:t>éges paramé</w:t>
      </w:r>
      <w:r w:rsidRPr="00CD1D6B">
        <w:rPr>
          <w:rStyle w:val="NoneA"/>
        </w:rPr>
        <w:t>terek. A jelsz</w:t>
      </w:r>
      <w:r w:rsidRPr="00CD1D6B">
        <w:rPr>
          <w:rStyle w:val="None"/>
        </w:rPr>
        <w:t>ó</w:t>
      </w:r>
      <w:r w:rsidRPr="00CD1D6B">
        <w:rPr>
          <w:rStyle w:val="NoneA"/>
        </w:rPr>
        <w:t>t MD5-</w:t>
      </w:r>
      <w:r w:rsidRPr="00CD1D6B">
        <w:rPr>
          <w:rStyle w:val="None"/>
        </w:rPr>
        <w:t>ö</w:t>
      </w:r>
      <w:r w:rsidRPr="00CD1D6B">
        <w:rPr>
          <w:rStyle w:val="NoneA"/>
        </w:rPr>
        <w:t>s titkosítással tárolja le az adatbázisba. Ha valaki munkahelyi dolgoz</w:t>
      </w:r>
      <w:r w:rsidRPr="00CD1D6B">
        <w:rPr>
          <w:rStyle w:val="None"/>
        </w:rPr>
        <w:t>ó</w:t>
      </w:r>
      <w:r w:rsidRPr="00CD1D6B">
        <w:rPr>
          <w:rStyle w:val="NoneA"/>
        </w:rPr>
        <w:t>, annak a dolgoz</w:t>
      </w:r>
      <w:r w:rsidRPr="00CD1D6B">
        <w:rPr>
          <w:rStyle w:val="None"/>
        </w:rPr>
        <w:t>ó</w:t>
      </w:r>
      <w:r w:rsidRPr="00CD1D6B">
        <w:rPr>
          <w:rStyle w:val="NoneA"/>
        </w:rPr>
        <w:t>i azonosít</w:t>
      </w:r>
      <w:r w:rsidRPr="00CD1D6B">
        <w:rPr>
          <w:rStyle w:val="None"/>
        </w:rPr>
        <w:t>ó</w:t>
      </w:r>
      <w:r w:rsidRPr="00CD1D6B">
        <w:rPr>
          <w:rStyle w:val="NoneA"/>
        </w:rPr>
        <w:t>jának az első 6 karaktere határozza meg, hogy megkapja-e az admin jogot. Minden helyes megadott dolgozó számmal rendelkező regisztráló automatikusan admin jogot kap. Helyes dolgoz</w:t>
      </w:r>
      <w:r w:rsidRPr="00CD1D6B">
        <w:rPr>
          <w:rStyle w:val="None"/>
        </w:rPr>
        <w:t>ó</w:t>
      </w:r>
      <w:r w:rsidRPr="00CD1D6B">
        <w:rPr>
          <w:rStyle w:val="NoneA"/>
        </w:rPr>
        <w:t>i azonosít</w:t>
      </w:r>
      <w:r w:rsidRPr="00CD1D6B">
        <w:rPr>
          <w:rStyle w:val="None"/>
        </w:rPr>
        <w:t>ó</w:t>
      </w:r>
      <w:r w:rsidRPr="00CD1D6B">
        <w:rPr>
          <w:rStyle w:val="NoneA"/>
        </w:rPr>
        <w:t>: PTPRDS+n</w:t>
      </w:r>
      <w:r w:rsidRPr="00CD1D6B">
        <w:rPr>
          <w:rStyle w:val="None"/>
        </w:rPr>
        <w:t>é</w:t>
      </w:r>
      <w:r w:rsidRPr="00CD1D6B">
        <w:rPr>
          <w:rStyle w:val="NoneA"/>
        </w:rPr>
        <w:t xml:space="preserve">gy darab szám. </w:t>
      </w:r>
    </w:p>
    <w:p w:rsidR="00712E5F" w:rsidRPr="00CD1D6B" w:rsidRDefault="00551F6F">
      <w:pPr>
        <w:pStyle w:val="Listaszerbekezds"/>
        <w:ind w:left="1060" w:firstLine="0"/>
        <w:rPr>
          <w:rStyle w:val="NoneA"/>
        </w:rPr>
      </w:pPr>
      <w:r w:rsidRPr="00CD1D6B">
        <w:rPr>
          <w:rStyle w:val="NoneA"/>
        </w:rPr>
        <w:t>Visszat</w:t>
      </w:r>
      <w:r w:rsidRPr="00CD1D6B">
        <w:rPr>
          <w:rStyle w:val="None"/>
        </w:rPr>
        <w:t>é</w:t>
      </w:r>
      <w:r w:rsidRPr="00CD1D6B">
        <w:rPr>
          <w:rStyle w:val="NoneA"/>
        </w:rPr>
        <w:t>r</w:t>
      </w:r>
      <w:r w:rsidRPr="00CD1D6B">
        <w:rPr>
          <w:rStyle w:val="None"/>
        </w:rPr>
        <w:t>ési é</w:t>
      </w:r>
      <w:r w:rsidRPr="00CD1D6B">
        <w:rPr>
          <w:rStyle w:val="NoneA"/>
        </w:rPr>
        <w:t>rt</w:t>
      </w:r>
      <w:r w:rsidRPr="00CD1D6B">
        <w:rPr>
          <w:rStyle w:val="None"/>
        </w:rPr>
        <w:t>é</w:t>
      </w:r>
      <w:r w:rsidRPr="00CD1D6B">
        <w:rPr>
          <w:rStyle w:val="NoneA"/>
        </w:rPr>
        <w:t>ke igaz, amennyiben bármilyen rekord beszúrása sikeresen megt</w:t>
      </w:r>
      <w:r w:rsidRPr="00CD1D6B">
        <w:rPr>
          <w:rStyle w:val="None"/>
        </w:rPr>
        <w:t>ö</w:t>
      </w:r>
      <w:r w:rsidRPr="00CD1D6B">
        <w:rPr>
          <w:rStyle w:val="NoneA"/>
        </w:rPr>
        <w:t>rt</w:t>
      </w:r>
      <w:r w:rsidRPr="00CD1D6B">
        <w:rPr>
          <w:rStyle w:val="None"/>
        </w:rPr>
        <w:t>é</w:t>
      </w:r>
      <w:r w:rsidRPr="00CD1D6B">
        <w:rPr>
          <w:rStyle w:val="NoneA"/>
        </w:rPr>
        <w:t>nt, ellenkezőleg a visszat</w:t>
      </w:r>
      <w:r w:rsidRPr="00CD1D6B">
        <w:rPr>
          <w:rStyle w:val="None"/>
        </w:rPr>
        <w:t>é</w:t>
      </w:r>
      <w:r w:rsidRPr="00CD1D6B">
        <w:rPr>
          <w:rStyle w:val="NoneA"/>
        </w:rPr>
        <w:t>r</w:t>
      </w:r>
      <w:r w:rsidRPr="00CD1D6B">
        <w:rPr>
          <w:rStyle w:val="None"/>
        </w:rPr>
        <w:t>ési é</w:t>
      </w:r>
      <w:r w:rsidRPr="00CD1D6B">
        <w:rPr>
          <w:rStyle w:val="NoneA"/>
        </w:rPr>
        <w:t>rt</w:t>
      </w:r>
      <w:r w:rsidRPr="00CD1D6B">
        <w:rPr>
          <w:rStyle w:val="None"/>
        </w:rPr>
        <w:t>é</w:t>
      </w:r>
      <w:r w:rsidRPr="00CD1D6B">
        <w:rPr>
          <w:rStyle w:val="NoneA"/>
        </w:rPr>
        <w:t xml:space="preserve">k hamis. </w:t>
      </w:r>
    </w:p>
    <w:p w:rsidR="00712E5F" w:rsidRPr="00CD1D6B" w:rsidRDefault="00551F6F">
      <w:pPr>
        <w:pStyle w:val="Listaszerbekezds"/>
        <w:numPr>
          <w:ilvl w:val="0"/>
          <w:numId w:val="27"/>
        </w:numPr>
      </w:pPr>
      <w:r w:rsidRPr="00CD1D6B">
        <w:rPr>
          <w:rStyle w:val="None"/>
        </w:rPr>
        <w:t>close_</w:t>
      </w:r>
      <w:proofErr w:type="gramStart"/>
      <w:r w:rsidRPr="00CD1D6B">
        <w:rPr>
          <w:rStyle w:val="None"/>
        </w:rPr>
        <w:t>connection(</w:t>
      </w:r>
      <w:proofErr w:type="gramEnd"/>
      <w:r w:rsidRPr="00CD1D6B">
        <w:rPr>
          <w:rStyle w:val="None"/>
        </w:rPr>
        <w:t>) : a f</w:t>
      </w:r>
      <w:r w:rsidRPr="00CD1D6B">
        <w:rPr>
          <w:rStyle w:val="NoneA"/>
        </w:rPr>
        <w:t>üggv</w:t>
      </w:r>
      <w:r w:rsidRPr="00CD1D6B">
        <w:rPr>
          <w:rStyle w:val="None"/>
        </w:rPr>
        <w:t>é</w:t>
      </w:r>
      <w:r w:rsidRPr="00CD1D6B">
        <w:rPr>
          <w:rStyle w:val="NoneA"/>
        </w:rPr>
        <w:t>ny meghívásakor lezár</w:t>
      </w:r>
      <w:r w:rsidRPr="00CD1D6B">
        <w:rPr>
          <w:rStyle w:val="None"/>
        </w:rPr>
        <w:t>ó</w:t>
      </w:r>
      <w:r w:rsidRPr="00CD1D6B">
        <w:rPr>
          <w:rStyle w:val="NoneA"/>
        </w:rPr>
        <w:t>dik az adatbázis szerverrel való kapcsolat. Ez a függv</w:t>
      </w:r>
      <w:r w:rsidRPr="00CD1D6B">
        <w:rPr>
          <w:rStyle w:val="None"/>
        </w:rPr>
        <w:t>é</w:t>
      </w:r>
      <w:r w:rsidRPr="00CD1D6B">
        <w:rPr>
          <w:rStyle w:val="NoneA"/>
        </w:rPr>
        <w:t>ny meg van hívva mindenhol, kiv</w:t>
      </w:r>
      <w:r w:rsidRPr="00CD1D6B">
        <w:rPr>
          <w:rStyle w:val="None"/>
        </w:rPr>
        <w:t>é</w:t>
      </w:r>
      <w:r w:rsidRPr="00CD1D6B">
        <w:rPr>
          <w:rStyle w:val="NoneA"/>
        </w:rPr>
        <w:t>ve az open_connection függv</w:t>
      </w:r>
      <w:r w:rsidRPr="00CD1D6B">
        <w:rPr>
          <w:rStyle w:val="None"/>
        </w:rPr>
        <w:t>é</w:t>
      </w:r>
      <w:r w:rsidRPr="00CD1D6B">
        <w:rPr>
          <w:rStyle w:val="NoneA"/>
        </w:rPr>
        <w:t>nyn</w:t>
      </w:r>
      <w:r w:rsidRPr="00CD1D6B">
        <w:rPr>
          <w:rStyle w:val="None"/>
        </w:rPr>
        <w:t xml:space="preserve">él. </w:t>
      </w:r>
    </w:p>
    <w:p w:rsidR="00712E5F" w:rsidRPr="00CD1D6B" w:rsidRDefault="00551F6F">
      <w:pPr>
        <w:pStyle w:val="Listaszerbekezds"/>
        <w:numPr>
          <w:ilvl w:val="0"/>
          <w:numId w:val="27"/>
        </w:numPr>
      </w:pPr>
      <w:r w:rsidRPr="00CD1D6B">
        <w:rPr>
          <w:rStyle w:val="NoneA"/>
        </w:rPr>
        <w:lastRenderedPageBreak/>
        <w:t>lista_</w:t>
      </w:r>
      <w:proofErr w:type="gramStart"/>
      <w:r w:rsidRPr="00CD1D6B">
        <w:rPr>
          <w:rStyle w:val="NoneA"/>
        </w:rPr>
        <w:t>macskak(</w:t>
      </w:r>
      <w:proofErr w:type="gramEnd"/>
      <w:r w:rsidRPr="00CD1D6B">
        <w:rPr>
          <w:rStyle w:val="NoneA"/>
        </w:rPr>
        <w:t>) : az</w:t>
      </w:r>
      <w:r w:rsidRPr="00CD1D6B">
        <w:rPr>
          <w:rStyle w:val="None"/>
        </w:rPr>
        <w:t>é</w:t>
      </w:r>
      <w:r w:rsidRPr="00CD1D6B">
        <w:rPr>
          <w:rStyle w:val="NoneA"/>
        </w:rPr>
        <w:t>rt felelős, hogy lek</w:t>
      </w:r>
      <w:r w:rsidRPr="00CD1D6B">
        <w:rPr>
          <w:rStyle w:val="None"/>
        </w:rPr>
        <w:t>é</w:t>
      </w:r>
      <w:r w:rsidRPr="00CD1D6B">
        <w:rPr>
          <w:rStyle w:val="NoneA"/>
        </w:rPr>
        <w:t xml:space="preserve">rdezzük az </w:t>
      </w:r>
      <w:r w:rsidRPr="00CD1D6B">
        <w:rPr>
          <w:rStyle w:val="None"/>
        </w:rPr>
        <w:t>ö</w:t>
      </w:r>
      <w:r w:rsidRPr="00CD1D6B">
        <w:rPr>
          <w:rStyle w:val="NoneA"/>
        </w:rPr>
        <w:t>sszes adatbázisban l</w:t>
      </w:r>
      <w:r w:rsidRPr="00CD1D6B">
        <w:rPr>
          <w:rStyle w:val="None"/>
        </w:rPr>
        <w:t>étez</w:t>
      </w:r>
      <w:r w:rsidRPr="00CD1D6B">
        <w:rPr>
          <w:rStyle w:val="NoneA"/>
        </w:rPr>
        <w:t xml:space="preserve">ő összes macska típusú rekordot, melyet az állatok táblában található Típus mező </w:t>
      </w:r>
      <w:r w:rsidRPr="00CD1D6B">
        <w:rPr>
          <w:rStyle w:val="None"/>
        </w:rPr>
        <w:t>hat</w:t>
      </w:r>
      <w:r w:rsidRPr="00CD1D6B">
        <w:rPr>
          <w:rStyle w:val="NoneA"/>
        </w:rPr>
        <w:t xml:space="preserve">ároz meg. A macskákhoz tartozó típus </w:t>
      </w:r>
      <w:r w:rsidRPr="00CD1D6B">
        <w:rPr>
          <w:rStyle w:val="None"/>
        </w:rPr>
        <w:t>é</w:t>
      </w:r>
      <w:r w:rsidRPr="00CD1D6B">
        <w:rPr>
          <w:rStyle w:val="NoneA"/>
        </w:rPr>
        <w:t>rt</w:t>
      </w:r>
      <w:r w:rsidRPr="00CD1D6B">
        <w:rPr>
          <w:rStyle w:val="None"/>
        </w:rPr>
        <w:t>é</w:t>
      </w:r>
      <w:r w:rsidRPr="00CD1D6B">
        <w:rPr>
          <w:rStyle w:val="NoneA"/>
        </w:rPr>
        <w:t xml:space="preserve">k </w:t>
      </w:r>
      <w:r w:rsidRPr="00CD1D6B">
        <w:rPr>
          <w:rStyle w:val="None"/>
          <w:rFonts w:ascii="Arial Unicode MS" w:hAnsi="Arial Unicode MS"/>
          <w:rtl/>
        </w:rPr>
        <w:t>’</w:t>
      </w:r>
      <w:r w:rsidRPr="00CD1D6B">
        <w:rPr>
          <w:rStyle w:val="NoneA"/>
        </w:rPr>
        <w:t>0</w:t>
      </w:r>
      <w:r w:rsidRPr="00CD1D6B">
        <w:rPr>
          <w:rStyle w:val="None"/>
          <w:rFonts w:ascii="Arial Unicode MS" w:hAnsi="Arial Unicode MS"/>
          <w:rtl/>
        </w:rPr>
        <w:t>’</w:t>
      </w:r>
      <w:r w:rsidRPr="00CD1D6B">
        <w:rPr>
          <w:rStyle w:val="NoneA"/>
        </w:rPr>
        <w:t>. A lek</w:t>
      </w:r>
      <w:r w:rsidRPr="00CD1D6B">
        <w:rPr>
          <w:rStyle w:val="None"/>
        </w:rPr>
        <w:t>é</w:t>
      </w:r>
      <w:r w:rsidRPr="00CD1D6B">
        <w:rPr>
          <w:rStyle w:val="NoneA"/>
        </w:rPr>
        <w:t xml:space="preserve">rdezett rekordokat ez után egy ciklussal Html formátumba megformázva íratjuk ki. </w:t>
      </w:r>
    </w:p>
    <w:p w:rsidR="00712E5F" w:rsidRPr="00CD1D6B" w:rsidRDefault="00551F6F">
      <w:pPr>
        <w:pStyle w:val="Listaszerbekezds"/>
        <w:numPr>
          <w:ilvl w:val="0"/>
          <w:numId w:val="27"/>
        </w:numPr>
      </w:pPr>
      <w:r w:rsidRPr="00CD1D6B">
        <w:rPr>
          <w:rStyle w:val="NoneA"/>
        </w:rPr>
        <w:t>lista_</w:t>
      </w:r>
      <w:proofErr w:type="gramStart"/>
      <w:r w:rsidRPr="00CD1D6B">
        <w:rPr>
          <w:rStyle w:val="NoneA"/>
        </w:rPr>
        <w:t>kutyak(</w:t>
      </w:r>
      <w:proofErr w:type="gramEnd"/>
      <w:r w:rsidRPr="00CD1D6B">
        <w:rPr>
          <w:rStyle w:val="NoneA"/>
        </w:rPr>
        <w:t>) : az</w:t>
      </w:r>
      <w:r w:rsidRPr="00CD1D6B">
        <w:rPr>
          <w:rStyle w:val="None"/>
        </w:rPr>
        <w:t>é</w:t>
      </w:r>
      <w:r w:rsidRPr="00CD1D6B">
        <w:rPr>
          <w:rStyle w:val="NoneA"/>
        </w:rPr>
        <w:t>rt felelős, hogy lek</w:t>
      </w:r>
      <w:r w:rsidRPr="00CD1D6B">
        <w:rPr>
          <w:rStyle w:val="None"/>
        </w:rPr>
        <w:t>é</w:t>
      </w:r>
      <w:r w:rsidRPr="00CD1D6B">
        <w:rPr>
          <w:rStyle w:val="NoneA"/>
        </w:rPr>
        <w:t xml:space="preserve">rdezzük az </w:t>
      </w:r>
      <w:r w:rsidRPr="00CD1D6B">
        <w:rPr>
          <w:rStyle w:val="None"/>
        </w:rPr>
        <w:t>ö</w:t>
      </w:r>
      <w:r w:rsidRPr="00CD1D6B">
        <w:rPr>
          <w:rStyle w:val="NoneA"/>
        </w:rPr>
        <w:t>sszes adatbázisban l</w:t>
      </w:r>
      <w:r w:rsidRPr="00CD1D6B">
        <w:rPr>
          <w:rStyle w:val="None"/>
        </w:rPr>
        <w:t>étez</w:t>
      </w:r>
      <w:r w:rsidRPr="00CD1D6B">
        <w:rPr>
          <w:rStyle w:val="NoneA"/>
        </w:rPr>
        <w:t xml:space="preserve">ő összes kutya típusú rekordot, melyet az állatok táblában található Típus mező </w:t>
      </w:r>
      <w:r w:rsidRPr="00CD1D6B">
        <w:rPr>
          <w:rStyle w:val="None"/>
        </w:rPr>
        <w:t>hat</w:t>
      </w:r>
      <w:r w:rsidRPr="00CD1D6B">
        <w:rPr>
          <w:rStyle w:val="NoneA"/>
        </w:rPr>
        <w:t xml:space="preserve">ároz meg. A kutyákhoz tartozó típus </w:t>
      </w:r>
      <w:r w:rsidRPr="00CD1D6B">
        <w:rPr>
          <w:rStyle w:val="None"/>
        </w:rPr>
        <w:t>é</w:t>
      </w:r>
      <w:r w:rsidRPr="00CD1D6B">
        <w:rPr>
          <w:rStyle w:val="NoneA"/>
        </w:rPr>
        <w:t>rt</w:t>
      </w:r>
      <w:r w:rsidRPr="00CD1D6B">
        <w:rPr>
          <w:rStyle w:val="None"/>
        </w:rPr>
        <w:t>é</w:t>
      </w:r>
      <w:r w:rsidRPr="00CD1D6B">
        <w:rPr>
          <w:rStyle w:val="NoneA"/>
        </w:rPr>
        <w:t xml:space="preserve">k </w:t>
      </w:r>
      <w:r w:rsidRPr="00CD1D6B">
        <w:rPr>
          <w:rStyle w:val="None"/>
          <w:rFonts w:ascii="Arial Unicode MS" w:hAnsi="Arial Unicode MS"/>
          <w:rtl/>
        </w:rPr>
        <w:t>’</w:t>
      </w:r>
      <w:r w:rsidRPr="00CD1D6B">
        <w:rPr>
          <w:rStyle w:val="NoneA"/>
        </w:rPr>
        <w:t>1</w:t>
      </w:r>
      <w:r w:rsidRPr="00CD1D6B">
        <w:rPr>
          <w:rStyle w:val="None"/>
          <w:rFonts w:ascii="Arial Unicode MS" w:hAnsi="Arial Unicode MS"/>
          <w:rtl/>
        </w:rPr>
        <w:t>’</w:t>
      </w:r>
      <w:r w:rsidRPr="00CD1D6B">
        <w:rPr>
          <w:rStyle w:val="NoneA"/>
        </w:rPr>
        <w:t>. A lek</w:t>
      </w:r>
      <w:r w:rsidRPr="00CD1D6B">
        <w:rPr>
          <w:rStyle w:val="None"/>
        </w:rPr>
        <w:t>é</w:t>
      </w:r>
      <w:r w:rsidRPr="00CD1D6B">
        <w:rPr>
          <w:rStyle w:val="NoneA"/>
        </w:rPr>
        <w:t>rdezett rekordokat ez után egy ciklussal Html formátumba megformázva íratjuk ki.</w:t>
      </w:r>
    </w:p>
    <w:p w:rsidR="00EC2146" w:rsidRDefault="00551F6F" w:rsidP="00EC2146">
      <w:pPr>
        <w:keepNext/>
        <w:ind w:left="340"/>
      </w:pPr>
      <w:r w:rsidRPr="00CD1D6B">
        <w:rPr>
          <w:rStyle w:val="NoneA"/>
        </w:rPr>
        <w:drawing>
          <wp:inline distT="0" distB="0" distL="0" distR="0" wp14:anchorId="47C5596E" wp14:editId="7904AE8C">
            <wp:extent cx="5045594" cy="2638425"/>
            <wp:effectExtent l="0" t="0" r="0" b="0"/>
            <wp:docPr id="1073741834" name="officeArt object" descr="Image"/>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20">
                      <a:extLst/>
                    </a:blip>
                    <a:stretch>
                      <a:fillRect/>
                    </a:stretch>
                  </pic:blipFill>
                  <pic:spPr>
                    <a:xfrm>
                      <a:off x="0" y="0"/>
                      <a:ext cx="5045594" cy="2638425"/>
                    </a:xfrm>
                    <a:prstGeom prst="rect">
                      <a:avLst/>
                    </a:prstGeom>
                    <a:ln w="12700" cap="flat">
                      <a:noFill/>
                      <a:miter lim="400000"/>
                    </a:ln>
                    <a:effectLst/>
                  </pic:spPr>
                </pic:pic>
              </a:graphicData>
            </a:graphic>
          </wp:inline>
        </w:drawing>
      </w:r>
    </w:p>
    <w:p w:rsidR="00712E5F" w:rsidRPr="00CD1D6B" w:rsidRDefault="00EC2146" w:rsidP="00EC2146">
      <w:pPr>
        <w:pStyle w:val="Kpalrs"/>
        <w:rPr>
          <w:rStyle w:val="None"/>
        </w:rPr>
      </w:pPr>
      <w:r>
        <w:rPr>
          <w:rStyle w:val="None"/>
        </w:rPr>
        <w:fldChar w:fldCharType="begin"/>
      </w:r>
      <w:r>
        <w:rPr>
          <w:rStyle w:val="None"/>
        </w:rPr>
        <w:instrText xml:space="preserve"> SEQ ábra \* ARABIC </w:instrText>
      </w:r>
      <w:r>
        <w:rPr>
          <w:rStyle w:val="None"/>
        </w:rPr>
        <w:fldChar w:fldCharType="separate"/>
      </w:r>
      <w:bookmarkStart w:id="218" w:name="_Toc102169595"/>
      <w:r w:rsidR="0018244B">
        <w:rPr>
          <w:rStyle w:val="None"/>
          <w:noProof/>
        </w:rPr>
        <w:t>9</w:t>
      </w:r>
      <w:r>
        <w:rPr>
          <w:rStyle w:val="None"/>
        </w:rPr>
        <w:fldChar w:fldCharType="end"/>
      </w:r>
      <w:r>
        <w:t>. ábra Lista_kutyak függvény</w:t>
      </w:r>
      <w:bookmarkEnd w:id="218"/>
    </w:p>
    <w:p w:rsidR="00EC2146" w:rsidRDefault="00551F6F" w:rsidP="00EC2146">
      <w:pPr>
        <w:keepNext/>
        <w:ind w:left="340"/>
      </w:pPr>
      <w:r w:rsidRPr="00CD1D6B">
        <w:rPr>
          <w:rStyle w:val="NoneA"/>
        </w:rPr>
        <w:drawing>
          <wp:inline distT="0" distB="0" distL="0" distR="0" wp14:anchorId="43DFE1A2" wp14:editId="7EDFEBB3">
            <wp:extent cx="5038725" cy="1049734"/>
            <wp:effectExtent l="0" t="0" r="0" b="0"/>
            <wp:docPr id="1073741835" name="officeArt object" descr="Image"/>
            <wp:cNvGraphicFramePr/>
            <a:graphic xmlns:a="http://schemas.openxmlformats.org/drawingml/2006/main">
              <a:graphicData uri="http://schemas.openxmlformats.org/drawingml/2006/picture">
                <pic:pic xmlns:pic="http://schemas.openxmlformats.org/drawingml/2006/picture">
                  <pic:nvPicPr>
                    <pic:cNvPr id="1073741835" name="Image" descr="Image"/>
                    <pic:cNvPicPr>
                      <a:picLocks noChangeAspect="1"/>
                    </pic:cNvPicPr>
                  </pic:nvPicPr>
                  <pic:blipFill>
                    <a:blip r:embed="rId21">
                      <a:extLst/>
                    </a:blip>
                    <a:stretch>
                      <a:fillRect/>
                    </a:stretch>
                  </pic:blipFill>
                  <pic:spPr>
                    <a:xfrm>
                      <a:off x="0" y="0"/>
                      <a:ext cx="5038725" cy="1049734"/>
                    </a:xfrm>
                    <a:prstGeom prst="rect">
                      <a:avLst/>
                    </a:prstGeom>
                    <a:ln w="12700" cap="flat">
                      <a:noFill/>
                      <a:miter lim="400000"/>
                    </a:ln>
                    <a:effectLst/>
                  </pic:spPr>
                </pic:pic>
              </a:graphicData>
            </a:graphic>
          </wp:inline>
        </w:drawing>
      </w:r>
    </w:p>
    <w:p w:rsidR="00712E5F" w:rsidRPr="00CD1D6B" w:rsidRDefault="00EC2146" w:rsidP="00EC2146">
      <w:pPr>
        <w:pStyle w:val="Kpalrs"/>
        <w:rPr>
          <w:rStyle w:val="None"/>
        </w:rPr>
      </w:pPr>
      <w:r>
        <w:rPr>
          <w:rStyle w:val="None"/>
        </w:rPr>
        <w:fldChar w:fldCharType="begin"/>
      </w:r>
      <w:r>
        <w:rPr>
          <w:rStyle w:val="None"/>
        </w:rPr>
        <w:instrText xml:space="preserve"> SEQ ábra \* ARABIC </w:instrText>
      </w:r>
      <w:r>
        <w:rPr>
          <w:rStyle w:val="None"/>
        </w:rPr>
        <w:fldChar w:fldCharType="separate"/>
      </w:r>
      <w:bookmarkStart w:id="219" w:name="_Toc102169596"/>
      <w:r w:rsidR="0018244B">
        <w:rPr>
          <w:rStyle w:val="None"/>
          <w:noProof/>
        </w:rPr>
        <w:t>10</w:t>
      </w:r>
      <w:r>
        <w:rPr>
          <w:rStyle w:val="None"/>
        </w:rPr>
        <w:fldChar w:fldCharType="end"/>
      </w:r>
      <w:r>
        <w:t>. ábra</w:t>
      </w:r>
      <w:r w:rsidR="00FD1ED9">
        <w:t xml:space="preserve"> Lista_kutyak függvény meghívása</w:t>
      </w:r>
      <w:bookmarkEnd w:id="219"/>
    </w:p>
    <w:p w:rsidR="00712E5F" w:rsidRPr="00CD1D6B" w:rsidRDefault="00551F6F">
      <w:pPr>
        <w:pStyle w:val="Listaszerbekezds"/>
        <w:numPr>
          <w:ilvl w:val="0"/>
          <w:numId w:val="27"/>
        </w:numPr>
      </w:pPr>
      <w:proofErr w:type="gramStart"/>
      <w:r w:rsidRPr="00CD1D6B">
        <w:rPr>
          <w:rStyle w:val="NoneA"/>
        </w:rPr>
        <w:t>adatlap(</w:t>
      </w:r>
      <w:proofErr w:type="gramEnd"/>
      <w:r w:rsidRPr="00CD1D6B">
        <w:rPr>
          <w:rStyle w:val="NoneA"/>
        </w:rPr>
        <w:t>) : az</w:t>
      </w:r>
      <w:r w:rsidRPr="00CD1D6B">
        <w:rPr>
          <w:rStyle w:val="None"/>
        </w:rPr>
        <w:t>é</w:t>
      </w:r>
      <w:r w:rsidRPr="00CD1D6B">
        <w:rPr>
          <w:rStyle w:val="NoneA"/>
        </w:rPr>
        <w:t>rt felelős, hogy a param</w:t>
      </w:r>
      <w:r w:rsidRPr="00CD1D6B">
        <w:rPr>
          <w:rStyle w:val="None"/>
        </w:rPr>
        <w:t xml:space="preserve">éterben </w:t>
      </w:r>
      <w:r w:rsidRPr="00CD1D6B">
        <w:rPr>
          <w:rStyle w:val="NoneA"/>
        </w:rPr>
        <w:t>átadott chipszám alapjá</w:t>
      </w:r>
      <w:r w:rsidRPr="00CD1D6B">
        <w:rPr>
          <w:rStyle w:val="None"/>
        </w:rPr>
        <w:t>n leké</w:t>
      </w:r>
      <w:r w:rsidRPr="00CD1D6B">
        <w:rPr>
          <w:rStyle w:val="NoneA"/>
        </w:rPr>
        <w:t>rdezze az állatok adattábláb</w:t>
      </w:r>
      <w:r w:rsidRPr="00CD1D6B">
        <w:rPr>
          <w:rStyle w:val="None"/>
        </w:rPr>
        <w:t>ó</w:t>
      </w:r>
      <w:r w:rsidRPr="00CD1D6B">
        <w:rPr>
          <w:rStyle w:val="NoneA"/>
        </w:rPr>
        <w:t>l a r</w:t>
      </w:r>
      <w:r w:rsidRPr="00CD1D6B">
        <w:rPr>
          <w:rStyle w:val="None"/>
        </w:rPr>
        <w:t>é</w:t>
      </w:r>
      <w:r w:rsidRPr="00CD1D6B">
        <w:rPr>
          <w:rStyle w:val="NoneA"/>
        </w:rPr>
        <w:t>szletes adatokat az egyes állatokr</w:t>
      </w:r>
      <w:r w:rsidRPr="00CD1D6B">
        <w:rPr>
          <w:rStyle w:val="None"/>
        </w:rPr>
        <w:t xml:space="preserve">ól. </w:t>
      </w:r>
    </w:p>
    <w:p w:rsidR="00712E5F" w:rsidRPr="00CD1D6B" w:rsidRDefault="00551F6F">
      <w:pPr>
        <w:rPr>
          <w:rStyle w:val="NoneA"/>
        </w:rPr>
      </w:pPr>
      <w:r w:rsidRPr="00CD1D6B">
        <w:rPr>
          <w:rStyle w:val="None"/>
        </w:rPr>
        <w:t xml:space="preserve">A database.php-n kívül van egy login.php állomány, mely tartalmaz egy űrlapot, ami a bejelentkezéshez szükséges adatokat kéri be. Miután a ki lett töltve az űrlap, bejelentkezésre kattintva http request küldése történik meg és a kéréshez hozzá lesznek fűzve ezen adatok. Ekkor a szerver oldalon a kéréshez hozzáfűzött adatok alapján ellenőrizzük a felhasználó </w:t>
      </w:r>
      <w:r w:rsidRPr="00CD1D6B">
        <w:rPr>
          <w:rStyle w:val="None"/>
        </w:rPr>
        <w:lastRenderedPageBreak/>
        <w:t>valódiságát a check_ user függvény meghívásával. Amennyiben sikeres az ellenőrzés, akkor egy új session jön létre, paraméterként megadjuk a felhasználó nevet. Elirányítjuk a felhasználó a főoldalra. Ahol a belépett felhasználót köszöntjük „Helló</w:t>
      </w:r>
      <w:proofErr w:type="gramStart"/>
      <w:r w:rsidRPr="00CD1D6B">
        <w:rPr>
          <w:rStyle w:val="None"/>
        </w:rPr>
        <w:t>, …</w:t>
      </w:r>
      <w:proofErr w:type="gramEnd"/>
      <w:r w:rsidRPr="00CD1D6B">
        <w:rPr>
          <w:rStyle w:val="None"/>
        </w:rPr>
        <w:t xml:space="preserve">…! ”. </w:t>
      </w:r>
    </w:p>
    <w:p w:rsidR="00FD1ED9" w:rsidRDefault="00551F6F" w:rsidP="00FD1ED9">
      <w:pPr>
        <w:keepNext/>
      </w:pPr>
      <w:r w:rsidRPr="00CD1D6B">
        <w:rPr>
          <w:rStyle w:val="NoneA"/>
        </w:rPr>
        <w:drawing>
          <wp:inline distT="0" distB="0" distL="0" distR="0" wp14:anchorId="3292C989" wp14:editId="444A6662">
            <wp:extent cx="4572000" cy="2000250"/>
            <wp:effectExtent l="0" t="0" r="0" b="0"/>
            <wp:docPr id="1073741836" name="officeArt object" descr="Image"/>
            <wp:cNvGraphicFramePr/>
            <a:graphic xmlns:a="http://schemas.openxmlformats.org/drawingml/2006/main">
              <a:graphicData uri="http://schemas.openxmlformats.org/drawingml/2006/picture">
                <pic:pic xmlns:pic="http://schemas.openxmlformats.org/drawingml/2006/picture">
                  <pic:nvPicPr>
                    <pic:cNvPr id="1073741836" name="Image" descr="Image"/>
                    <pic:cNvPicPr>
                      <a:picLocks noChangeAspect="1"/>
                    </pic:cNvPicPr>
                  </pic:nvPicPr>
                  <pic:blipFill>
                    <a:blip r:embed="rId22">
                      <a:extLst/>
                    </a:blip>
                    <a:stretch>
                      <a:fillRect/>
                    </a:stretch>
                  </pic:blipFill>
                  <pic:spPr>
                    <a:xfrm>
                      <a:off x="0" y="0"/>
                      <a:ext cx="4572000" cy="2000250"/>
                    </a:xfrm>
                    <a:prstGeom prst="rect">
                      <a:avLst/>
                    </a:prstGeom>
                    <a:ln w="12700" cap="flat">
                      <a:noFill/>
                      <a:miter lim="400000"/>
                    </a:ln>
                    <a:effectLst/>
                  </pic:spPr>
                </pic:pic>
              </a:graphicData>
            </a:graphic>
          </wp:inline>
        </w:drawing>
      </w:r>
    </w:p>
    <w:p w:rsidR="00712E5F" w:rsidRPr="00CD1D6B" w:rsidRDefault="00FD1ED9" w:rsidP="00FD1ED9">
      <w:pPr>
        <w:pStyle w:val="Kpalrs"/>
        <w:rPr>
          <w:rStyle w:val="NoneA"/>
        </w:rPr>
      </w:pPr>
      <w:r>
        <w:rPr>
          <w:rStyle w:val="NoneA"/>
        </w:rPr>
        <w:fldChar w:fldCharType="begin"/>
      </w:r>
      <w:r>
        <w:rPr>
          <w:rStyle w:val="NoneA"/>
        </w:rPr>
        <w:instrText xml:space="preserve"> SEQ ábra \* ARABIC </w:instrText>
      </w:r>
      <w:r>
        <w:rPr>
          <w:rStyle w:val="NoneA"/>
        </w:rPr>
        <w:fldChar w:fldCharType="separate"/>
      </w:r>
      <w:bookmarkStart w:id="220" w:name="_Toc102169597"/>
      <w:r w:rsidR="0018244B">
        <w:rPr>
          <w:rStyle w:val="NoneA"/>
          <w:noProof/>
        </w:rPr>
        <w:t>11</w:t>
      </w:r>
      <w:r>
        <w:rPr>
          <w:rStyle w:val="NoneA"/>
        </w:rPr>
        <w:fldChar w:fldCharType="end"/>
      </w:r>
      <w:r>
        <w:t>. ábra Bejelentkezés/Regisztráció</w:t>
      </w:r>
      <w:bookmarkEnd w:id="220"/>
    </w:p>
    <w:p w:rsidR="00FD1ED9" w:rsidRDefault="00551F6F" w:rsidP="00FD1ED9">
      <w:pPr>
        <w:keepNext/>
      </w:pPr>
      <w:r w:rsidRPr="00CD1D6B">
        <w:rPr>
          <w:rStyle w:val="NoneA"/>
        </w:rPr>
        <w:drawing>
          <wp:inline distT="0" distB="0" distL="0" distR="0" wp14:anchorId="7EDC2D7E" wp14:editId="5FCA440A">
            <wp:extent cx="4572000" cy="3190875"/>
            <wp:effectExtent l="0" t="0" r="0" b="0"/>
            <wp:docPr id="1073741837" name="officeArt object" descr="Image"/>
            <wp:cNvGraphicFramePr/>
            <a:graphic xmlns:a="http://schemas.openxmlformats.org/drawingml/2006/main">
              <a:graphicData uri="http://schemas.openxmlformats.org/drawingml/2006/picture">
                <pic:pic xmlns:pic="http://schemas.openxmlformats.org/drawingml/2006/picture">
                  <pic:nvPicPr>
                    <pic:cNvPr id="1073741837" name="Image" descr="Image"/>
                    <pic:cNvPicPr>
                      <a:picLocks noChangeAspect="1"/>
                    </pic:cNvPicPr>
                  </pic:nvPicPr>
                  <pic:blipFill>
                    <a:blip r:embed="rId23">
                      <a:extLst/>
                    </a:blip>
                    <a:stretch>
                      <a:fillRect/>
                    </a:stretch>
                  </pic:blipFill>
                  <pic:spPr>
                    <a:xfrm>
                      <a:off x="0" y="0"/>
                      <a:ext cx="4572000" cy="3190875"/>
                    </a:xfrm>
                    <a:prstGeom prst="rect">
                      <a:avLst/>
                    </a:prstGeom>
                    <a:ln w="12700" cap="flat">
                      <a:noFill/>
                      <a:miter lim="400000"/>
                    </a:ln>
                    <a:effectLst/>
                  </pic:spPr>
                </pic:pic>
              </a:graphicData>
            </a:graphic>
          </wp:inline>
        </w:drawing>
      </w:r>
    </w:p>
    <w:p w:rsidR="00712E5F" w:rsidRPr="00CD1D6B" w:rsidRDefault="00FD1ED9" w:rsidP="00FD1ED9">
      <w:pPr>
        <w:pStyle w:val="Kpalrs"/>
        <w:rPr>
          <w:rStyle w:val="NoneA"/>
        </w:rPr>
      </w:pPr>
      <w:r>
        <w:rPr>
          <w:rStyle w:val="NoneA"/>
        </w:rPr>
        <w:fldChar w:fldCharType="begin"/>
      </w:r>
      <w:r>
        <w:rPr>
          <w:rStyle w:val="NoneA"/>
        </w:rPr>
        <w:instrText xml:space="preserve"> SEQ ábra \* ARABIC </w:instrText>
      </w:r>
      <w:r>
        <w:rPr>
          <w:rStyle w:val="NoneA"/>
        </w:rPr>
        <w:fldChar w:fldCharType="separate"/>
      </w:r>
      <w:bookmarkStart w:id="221" w:name="_Toc102169598"/>
      <w:r w:rsidR="0018244B">
        <w:rPr>
          <w:rStyle w:val="NoneA"/>
          <w:noProof/>
        </w:rPr>
        <w:t>12</w:t>
      </w:r>
      <w:r>
        <w:rPr>
          <w:rStyle w:val="NoneA"/>
        </w:rPr>
        <w:fldChar w:fldCharType="end"/>
      </w:r>
      <w:r>
        <w:t>. ábra Bejelentkezés</w:t>
      </w:r>
      <w:bookmarkEnd w:id="221"/>
      <w:r>
        <w:t xml:space="preserve"> </w:t>
      </w:r>
    </w:p>
    <w:p w:rsidR="00FD1ED9" w:rsidRDefault="00551F6F" w:rsidP="00FD1ED9">
      <w:pPr>
        <w:keepNext/>
      </w:pPr>
      <w:r w:rsidRPr="00CD1D6B">
        <w:rPr>
          <w:rStyle w:val="NoneA"/>
        </w:rPr>
        <w:lastRenderedPageBreak/>
        <w:drawing>
          <wp:inline distT="0" distB="0" distL="0" distR="0" wp14:anchorId="65C75DC1" wp14:editId="2C649459">
            <wp:extent cx="4572000" cy="1914525"/>
            <wp:effectExtent l="0" t="0" r="0" b="0"/>
            <wp:docPr id="1073741838" name="officeArt object" descr="Image"/>
            <wp:cNvGraphicFramePr/>
            <a:graphic xmlns:a="http://schemas.openxmlformats.org/drawingml/2006/main">
              <a:graphicData uri="http://schemas.openxmlformats.org/drawingml/2006/picture">
                <pic:pic xmlns:pic="http://schemas.openxmlformats.org/drawingml/2006/picture">
                  <pic:nvPicPr>
                    <pic:cNvPr id="1073741838" name="Image" descr="Image"/>
                    <pic:cNvPicPr>
                      <a:picLocks noChangeAspect="1"/>
                    </pic:cNvPicPr>
                  </pic:nvPicPr>
                  <pic:blipFill>
                    <a:blip r:embed="rId24">
                      <a:extLst/>
                    </a:blip>
                    <a:stretch>
                      <a:fillRect/>
                    </a:stretch>
                  </pic:blipFill>
                  <pic:spPr>
                    <a:xfrm>
                      <a:off x="0" y="0"/>
                      <a:ext cx="4572000" cy="1914525"/>
                    </a:xfrm>
                    <a:prstGeom prst="rect">
                      <a:avLst/>
                    </a:prstGeom>
                    <a:ln w="12700" cap="flat">
                      <a:noFill/>
                      <a:miter lim="400000"/>
                    </a:ln>
                    <a:effectLst/>
                  </pic:spPr>
                </pic:pic>
              </a:graphicData>
            </a:graphic>
          </wp:inline>
        </w:drawing>
      </w:r>
    </w:p>
    <w:p w:rsidR="00712E5F" w:rsidRPr="00CD1D6B" w:rsidRDefault="00FD1ED9" w:rsidP="00FD1ED9">
      <w:pPr>
        <w:pStyle w:val="Kpalrs"/>
        <w:rPr>
          <w:rStyle w:val="None"/>
        </w:rPr>
      </w:pPr>
      <w:r>
        <w:rPr>
          <w:rStyle w:val="None"/>
        </w:rPr>
        <w:fldChar w:fldCharType="begin"/>
      </w:r>
      <w:r>
        <w:rPr>
          <w:rStyle w:val="None"/>
        </w:rPr>
        <w:instrText xml:space="preserve"> SEQ ábra \* ARABIC </w:instrText>
      </w:r>
      <w:r>
        <w:rPr>
          <w:rStyle w:val="None"/>
        </w:rPr>
        <w:fldChar w:fldCharType="separate"/>
      </w:r>
      <w:bookmarkStart w:id="222" w:name="_Toc102169599"/>
      <w:r w:rsidR="0018244B">
        <w:rPr>
          <w:rStyle w:val="None"/>
          <w:noProof/>
        </w:rPr>
        <w:t>13</w:t>
      </w:r>
      <w:r>
        <w:rPr>
          <w:rStyle w:val="None"/>
        </w:rPr>
        <w:fldChar w:fldCharType="end"/>
      </w:r>
      <w:r>
        <w:t>. ábra Bejelentkezett felhasználó</w:t>
      </w:r>
      <w:bookmarkEnd w:id="222"/>
    </w:p>
    <w:p w:rsidR="00712E5F" w:rsidRPr="00CD1D6B" w:rsidRDefault="00551F6F">
      <w:pPr>
        <w:rPr>
          <w:rStyle w:val="NoneA"/>
        </w:rPr>
      </w:pPr>
      <w:r w:rsidRPr="00CD1D6B">
        <w:rPr>
          <w:rStyle w:val="None"/>
        </w:rPr>
        <w:t xml:space="preserve">A logout.php állomány a kijelentkezés során a bejelentkezéskor létrehozott sessiont megszűnteti, ezzel a felhasználó ki lett jelentkeztetve. A kijelentkezés gomb az üdvözlés mellett jelenik meg a főoldalon. </w:t>
      </w:r>
    </w:p>
    <w:p w:rsidR="00FD1ED9" w:rsidRDefault="00551F6F" w:rsidP="00FD1ED9">
      <w:pPr>
        <w:keepNext/>
      </w:pPr>
      <w:r w:rsidRPr="00CD1D6B">
        <w:rPr>
          <w:rStyle w:val="NoneA"/>
        </w:rPr>
        <w:drawing>
          <wp:inline distT="0" distB="0" distL="0" distR="0" wp14:anchorId="08682912" wp14:editId="1EFC3FC7">
            <wp:extent cx="4572000" cy="1914525"/>
            <wp:effectExtent l="0" t="0" r="0" b="0"/>
            <wp:docPr id="1073741839" name="officeArt object" descr="Image"/>
            <wp:cNvGraphicFramePr/>
            <a:graphic xmlns:a="http://schemas.openxmlformats.org/drawingml/2006/main">
              <a:graphicData uri="http://schemas.openxmlformats.org/drawingml/2006/picture">
                <pic:pic xmlns:pic="http://schemas.openxmlformats.org/drawingml/2006/picture">
                  <pic:nvPicPr>
                    <pic:cNvPr id="1073741839" name="Image" descr="Image"/>
                    <pic:cNvPicPr>
                      <a:picLocks noChangeAspect="1"/>
                    </pic:cNvPicPr>
                  </pic:nvPicPr>
                  <pic:blipFill>
                    <a:blip r:embed="rId25">
                      <a:extLst/>
                    </a:blip>
                    <a:stretch>
                      <a:fillRect/>
                    </a:stretch>
                  </pic:blipFill>
                  <pic:spPr>
                    <a:xfrm>
                      <a:off x="0" y="0"/>
                      <a:ext cx="4572000" cy="1914525"/>
                    </a:xfrm>
                    <a:prstGeom prst="rect">
                      <a:avLst/>
                    </a:prstGeom>
                    <a:ln w="12700" cap="flat">
                      <a:noFill/>
                      <a:miter lim="400000"/>
                    </a:ln>
                    <a:effectLst/>
                  </pic:spPr>
                </pic:pic>
              </a:graphicData>
            </a:graphic>
          </wp:inline>
        </w:drawing>
      </w:r>
    </w:p>
    <w:p w:rsidR="00712E5F" w:rsidRPr="00CD1D6B" w:rsidRDefault="00FD1ED9" w:rsidP="00FD1ED9">
      <w:pPr>
        <w:pStyle w:val="Kpalrs"/>
        <w:rPr>
          <w:rStyle w:val="None"/>
        </w:rPr>
      </w:pPr>
      <w:r>
        <w:rPr>
          <w:rStyle w:val="None"/>
        </w:rPr>
        <w:fldChar w:fldCharType="begin"/>
      </w:r>
      <w:r>
        <w:rPr>
          <w:rStyle w:val="None"/>
        </w:rPr>
        <w:instrText xml:space="preserve"> SEQ ábra \* ARABIC </w:instrText>
      </w:r>
      <w:r>
        <w:rPr>
          <w:rStyle w:val="None"/>
        </w:rPr>
        <w:fldChar w:fldCharType="separate"/>
      </w:r>
      <w:bookmarkStart w:id="223" w:name="_Toc102169600"/>
      <w:r w:rsidR="0018244B">
        <w:rPr>
          <w:rStyle w:val="None"/>
          <w:noProof/>
        </w:rPr>
        <w:t>14</w:t>
      </w:r>
      <w:r>
        <w:rPr>
          <w:rStyle w:val="None"/>
        </w:rPr>
        <w:fldChar w:fldCharType="end"/>
      </w:r>
      <w:r>
        <w:t>. ábra Kijelentkezés</w:t>
      </w:r>
      <w:bookmarkEnd w:id="223"/>
    </w:p>
    <w:p w:rsidR="00712E5F" w:rsidRPr="00CD1D6B" w:rsidRDefault="00551F6F">
      <w:pPr>
        <w:rPr>
          <w:rStyle w:val="NoneA"/>
        </w:rPr>
      </w:pPr>
      <w:r w:rsidRPr="00CD1D6B">
        <w:rPr>
          <w:rStyle w:val="None"/>
        </w:rPr>
        <w:t>A registraion.php állomány a Bejelentkezés űrlapon, az Új regisztráció gombra kattintással teszi lehetővé új regisztráció létrehozását. Itt is egy űrlap van, ami egy post request</w:t>
      </w:r>
      <w:ins w:id="224" w:author="Katalin Eszter Kasza" w:date="2022-04-29T19:49:00Z">
        <w:r w:rsidRPr="00CD1D6B">
          <w:rPr>
            <w:rStyle w:val="None"/>
          </w:rPr>
          <w:t>-</w:t>
        </w:r>
      </w:ins>
      <w:r w:rsidRPr="00CD1D6B">
        <w:rPr>
          <w:rStyle w:val="None"/>
        </w:rPr>
        <w:t>et fog generálni a gomb megnyomásakor. Ekkor a request</w:t>
      </w:r>
      <w:ins w:id="225" w:author="Katalin Eszter Kasza" w:date="2022-04-29T19:49:00Z">
        <w:r w:rsidRPr="00CD1D6B">
          <w:rPr>
            <w:rStyle w:val="None"/>
          </w:rPr>
          <w:t>-</w:t>
        </w:r>
      </w:ins>
      <w:r w:rsidRPr="00CD1D6B">
        <w:rPr>
          <w:rStyle w:val="None"/>
        </w:rPr>
        <w:t xml:space="preserve">hez tartozó paraméterek alapján beszúrja az új felhasználó rekordot az adatbázis felhasználók táblájába. Ez az insert_user függvény meghívásával történik. Majd ez után </w:t>
      </w:r>
      <w:proofErr w:type="gramStart"/>
      <w:r w:rsidRPr="00CD1D6B">
        <w:rPr>
          <w:rStyle w:val="None"/>
        </w:rPr>
        <w:t>vissza irányítja</w:t>
      </w:r>
      <w:proofErr w:type="gramEnd"/>
      <w:r w:rsidRPr="00CD1D6B">
        <w:rPr>
          <w:rStyle w:val="None"/>
        </w:rPr>
        <w:t xml:space="preserve"> a felhasználót a bejelentkezés oldalra. </w:t>
      </w:r>
    </w:p>
    <w:p w:rsidR="00FD1ED9" w:rsidRDefault="00551F6F" w:rsidP="00FD1ED9">
      <w:pPr>
        <w:keepNext/>
      </w:pPr>
      <w:r w:rsidRPr="00CD1D6B">
        <w:rPr>
          <w:rStyle w:val="NoneA"/>
        </w:rPr>
        <w:lastRenderedPageBreak/>
        <w:drawing>
          <wp:inline distT="0" distB="0" distL="0" distR="0" wp14:anchorId="3A550478" wp14:editId="6A993E44">
            <wp:extent cx="4048125" cy="2981325"/>
            <wp:effectExtent l="0" t="0" r="0" b="0"/>
            <wp:docPr id="1073741840" name="officeArt object" descr="Image"/>
            <wp:cNvGraphicFramePr/>
            <a:graphic xmlns:a="http://schemas.openxmlformats.org/drawingml/2006/main">
              <a:graphicData uri="http://schemas.openxmlformats.org/drawingml/2006/picture">
                <pic:pic xmlns:pic="http://schemas.openxmlformats.org/drawingml/2006/picture">
                  <pic:nvPicPr>
                    <pic:cNvPr id="1073741840" name="Image" descr="Image"/>
                    <pic:cNvPicPr>
                      <a:picLocks noChangeAspect="1"/>
                    </pic:cNvPicPr>
                  </pic:nvPicPr>
                  <pic:blipFill>
                    <a:blip r:embed="rId26">
                      <a:extLst/>
                    </a:blip>
                    <a:stretch>
                      <a:fillRect/>
                    </a:stretch>
                  </pic:blipFill>
                  <pic:spPr>
                    <a:xfrm>
                      <a:off x="0" y="0"/>
                      <a:ext cx="4048125" cy="2981325"/>
                    </a:xfrm>
                    <a:prstGeom prst="rect">
                      <a:avLst/>
                    </a:prstGeom>
                    <a:ln w="12700" cap="flat">
                      <a:noFill/>
                      <a:miter lim="400000"/>
                    </a:ln>
                    <a:effectLst/>
                  </pic:spPr>
                </pic:pic>
              </a:graphicData>
            </a:graphic>
          </wp:inline>
        </w:drawing>
      </w:r>
    </w:p>
    <w:p w:rsidR="00712E5F" w:rsidRPr="00CD1D6B" w:rsidRDefault="00FD1ED9" w:rsidP="00FD1ED9">
      <w:pPr>
        <w:pStyle w:val="Kpalrs"/>
        <w:rPr>
          <w:rStyle w:val="NoneA"/>
        </w:rPr>
      </w:pPr>
      <w:r>
        <w:rPr>
          <w:rStyle w:val="NoneA"/>
        </w:rPr>
        <w:fldChar w:fldCharType="begin"/>
      </w:r>
      <w:r>
        <w:rPr>
          <w:rStyle w:val="NoneA"/>
        </w:rPr>
        <w:instrText xml:space="preserve"> SEQ ábra \* ARABIC </w:instrText>
      </w:r>
      <w:r>
        <w:rPr>
          <w:rStyle w:val="NoneA"/>
        </w:rPr>
        <w:fldChar w:fldCharType="separate"/>
      </w:r>
      <w:bookmarkStart w:id="226" w:name="_Toc102169601"/>
      <w:r w:rsidR="0018244B">
        <w:rPr>
          <w:rStyle w:val="NoneA"/>
          <w:noProof/>
        </w:rPr>
        <w:t>15</w:t>
      </w:r>
      <w:r>
        <w:rPr>
          <w:rStyle w:val="NoneA"/>
        </w:rPr>
        <w:fldChar w:fldCharType="end"/>
      </w:r>
      <w:r>
        <w:t>. ábra Új regisztráció</w:t>
      </w:r>
      <w:bookmarkEnd w:id="226"/>
    </w:p>
    <w:p w:rsidR="00FD1ED9" w:rsidRDefault="00551F6F" w:rsidP="00FD1ED9">
      <w:pPr>
        <w:keepNext/>
      </w:pPr>
      <w:r w:rsidRPr="00CD1D6B">
        <w:rPr>
          <w:rStyle w:val="NoneA"/>
        </w:rPr>
        <w:drawing>
          <wp:inline distT="0" distB="0" distL="0" distR="0" wp14:anchorId="0655D6D6" wp14:editId="261F8910">
            <wp:extent cx="3743325" cy="4572000"/>
            <wp:effectExtent l="0" t="0" r="0" b="0"/>
            <wp:docPr id="1073741841" name="officeArt object" descr="Image"/>
            <wp:cNvGraphicFramePr/>
            <a:graphic xmlns:a="http://schemas.openxmlformats.org/drawingml/2006/main">
              <a:graphicData uri="http://schemas.openxmlformats.org/drawingml/2006/picture">
                <pic:pic xmlns:pic="http://schemas.openxmlformats.org/drawingml/2006/picture">
                  <pic:nvPicPr>
                    <pic:cNvPr id="1073741841" name="Image" descr="Image"/>
                    <pic:cNvPicPr>
                      <a:picLocks noChangeAspect="1"/>
                    </pic:cNvPicPr>
                  </pic:nvPicPr>
                  <pic:blipFill>
                    <a:blip r:embed="rId27">
                      <a:extLst/>
                    </a:blip>
                    <a:stretch>
                      <a:fillRect/>
                    </a:stretch>
                  </pic:blipFill>
                  <pic:spPr>
                    <a:xfrm>
                      <a:off x="0" y="0"/>
                      <a:ext cx="3743325" cy="4572000"/>
                    </a:xfrm>
                    <a:prstGeom prst="rect">
                      <a:avLst/>
                    </a:prstGeom>
                    <a:ln w="12700" cap="flat">
                      <a:noFill/>
                      <a:miter lim="400000"/>
                    </a:ln>
                    <a:effectLst/>
                  </pic:spPr>
                </pic:pic>
              </a:graphicData>
            </a:graphic>
          </wp:inline>
        </w:drawing>
      </w:r>
    </w:p>
    <w:p w:rsidR="00712E5F" w:rsidRPr="00CD1D6B" w:rsidRDefault="00FD1ED9" w:rsidP="00FD1ED9">
      <w:pPr>
        <w:pStyle w:val="Kpalrs"/>
        <w:rPr>
          <w:rStyle w:val="NoneA"/>
        </w:rPr>
      </w:pPr>
      <w:r>
        <w:rPr>
          <w:rStyle w:val="NoneA"/>
        </w:rPr>
        <w:fldChar w:fldCharType="begin"/>
      </w:r>
      <w:r>
        <w:rPr>
          <w:rStyle w:val="NoneA"/>
        </w:rPr>
        <w:instrText xml:space="preserve"> SEQ ábra \* ARABIC </w:instrText>
      </w:r>
      <w:r>
        <w:rPr>
          <w:rStyle w:val="NoneA"/>
        </w:rPr>
        <w:fldChar w:fldCharType="separate"/>
      </w:r>
      <w:bookmarkStart w:id="227" w:name="_Toc102169602"/>
      <w:r w:rsidR="0018244B">
        <w:rPr>
          <w:rStyle w:val="NoneA"/>
          <w:noProof/>
        </w:rPr>
        <w:t>16</w:t>
      </w:r>
      <w:r>
        <w:rPr>
          <w:rStyle w:val="NoneA"/>
        </w:rPr>
        <w:fldChar w:fldCharType="end"/>
      </w:r>
      <w:r>
        <w:t>. ábra Új regisztráció form</w:t>
      </w:r>
      <w:bookmarkEnd w:id="227"/>
    </w:p>
    <w:p w:rsidR="00FD1ED9" w:rsidRDefault="00551F6F" w:rsidP="00FD1ED9">
      <w:pPr>
        <w:keepNext/>
      </w:pPr>
      <w:r w:rsidRPr="00CD1D6B">
        <w:rPr>
          <w:rStyle w:val="NoneA"/>
        </w:rPr>
        <w:lastRenderedPageBreak/>
        <w:drawing>
          <wp:inline distT="0" distB="0" distL="0" distR="0" wp14:anchorId="4BF1C4A2" wp14:editId="151152E5">
            <wp:extent cx="4572000" cy="1666875"/>
            <wp:effectExtent l="0" t="0" r="0" b="0"/>
            <wp:docPr id="1073741842" name="officeArt object" descr="Image"/>
            <wp:cNvGraphicFramePr/>
            <a:graphic xmlns:a="http://schemas.openxmlformats.org/drawingml/2006/main">
              <a:graphicData uri="http://schemas.openxmlformats.org/drawingml/2006/picture">
                <pic:pic xmlns:pic="http://schemas.openxmlformats.org/drawingml/2006/picture">
                  <pic:nvPicPr>
                    <pic:cNvPr id="1073741842" name="Image" descr="Image"/>
                    <pic:cNvPicPr>
                      <a:picLocks noChangeAspect="1"/>
                    </pic:cNvPicPr>
                  </pic:nvPicPr>
                  <pic:blipFill>
                    <a:blip r:embed="rId28">
                      <a:extLst/>
                    </a:blip>
                    <a:stretch>
                      <a:fillRect/>
                    </a:stretch>
                  </pic:blipFill>
                  <pic:spPr>
                    <a:xfrm>
                      <a:off x="0" y="0"/>
                      <a:ext cx="4572000" cy="1666875"/>
                    </a:xfrm>
                    <a:prstGeom prst="rect">
                      <a:avLst/>
                    </a:prstGeom>
                    <a:ln w="12700" cap="flat">
                      <a:noFill/>
                      <a:miter lim="400000"/>
                    </a:ln>
                    <a:effectLst/>
                  </pic:spPr>
                </pic:pic>
              </a:graphicData>
            </a:graphic>
          </wp:inline>
        </w:drawing>
      </w:r>
    </w:p>
    <w:p w:rsidR="00712E5F" w:rsidRPr="00CD1D6B" w:rsidRDefault="00FD1ED9" w:rsidP="00FD1ED9">
      <w:pPr>
        <w:pStyle w:val="Kpalrs"/>
        <w:rPr>
          <w:rStyle w:val="None"/>
        </w:rPr>
      </w:pPr>
      <w:r>
        <w:rPr>
          <w:rStyle w:val="None"/>
        </w:rPr>
        <w:fldChar w:fldCharType="begin"/>
      </w:r>
      <w:r>
        <w:rPr>
          <w:rStyle w:val="None"/>
        </w:rPr>
        <w:instrText xml:space="preserve"> SEQ ábra \* ARABIC </w:instrText>
      </w:r>
      <w:r>
        <w:rPr>
          <w:rStyle w:val="None"/>
        </w:rPr>
        <w:fldChar w:fldCharType="separate"/>
      </w:r>
      <w:bookmarkStart w:id="228" w:name="_Toc102169603"/>
      <w:r w:rsidR="0018244B">
        <w:rPr>
          <w:rStyle w:val="None"/>
          <w:noProof/>
        </w:rPr>
        <w:t>17</w:t>
      </w:r>
      <w:r>
        <w:rPr>
          <w:rStyle w:val="None"/>
        </w:rPr>
        <w:fldChar w:fldCharType="end"/>
      </w:r>
      <w:r>
        <w:t>. ábra Sikeres regisztráció</w:t>
      </w:r>
      <w:bookmarkEnd w:id="228"/>
    </w:p>
    <w:p w:rsidR="00712E5F" w:rsidRPr="00CD1D6B" w:rsidRDefault="00551F6F">
      <w:pPr>
        <w:rPr>
          <w:rStyle w:val="NoneA"/>
        </w:rPr>
      </w:pPr>
      <w:r w:rsidRPr="00CD1D6B">
        <w:rPr>
          <w:rStyle w:val="None"/>
        </w:rPr>
        <w:t xml:space="preserve">Van egy check boksz, ahol javascript segítségével meg jelenítem a dolgozói azonosító szöveg mezőt, amennyiben bekattintotta azt a regisztráló. </w:t>
      </w:r>
    </w:p>
    <w:p w:rsidR="00FD1ED9" w:rsidRDefault="00551F6F" w:rsidP="00FD1ED9">
      <w:pPr>
        <w:keepNext/>
      </w:pPr>
      <w:r w:rsidRPr="00CD1D6B">
        <w:rPr>
          <w:rStyle w:val="NoneA"/>
        </w:rPr>
        <w:drawing>
          <wp:inline distT="0" distB="0" distL="0" distR="0" wp14:anchorId="515719D3" wp14:editId="158688C6">
            <wp:extent cx="4572000" cy="1190625"/>
            <wp:effectExtent l="0" t="0" r="0" b="0"/>
            <wp:docPr id="1073741843" name="officeArt object" descr="Image"/>
            <wp:cNvGraphicFramePr/>
            <a:graphic xmlns:a="http://schemas.openxmlformats.org/drawingml/2006/main">
              <a:graphicData uri="http://schemas.openxmlformats.org/drawingml/2006/picture">
                <pic:pic xmlns:pic="http://schemas.openxmlformats.org/drawingml/2006/picture">
                  <pic:nvPicPr>
                    <pic:cNvPr id="1073741843" name="Image" descr="Image"/>
                    <pic:cNvPicPr>
                      <a:picLocks noChangeAspect="1"/>
                    </pic:cNvPicPr>
                  </pic:nvPicPr>
                  <pic:blipFill>
                    <a:blip r:embed="rId29">
                      <a:extLst/>
                    </a:blip>
                    <a:stretch>
                      <a:fillRect/>
                    </a:stretch>
                  </pic:blipFill>
                  <pic:spPr>
                    <a:xfrm>
                      <a:off x="0" y="0"/>
                      <a:ext cx="4572000" cy="1190625"/>
                    </a:xfrm>
                    <a:prstGeom prst="rect">
                      <a:avLst/>
                    </a:prstGeom>
                    <a:ln w="12700" cap="flat">
                      <a:noFill/>
                      <a:miter lim="400000"/>
                    </a:ln>
                    <a:effectLst/>
                  </pic:spPr>
                </pic:pic>
              </a:graphicData>
            </a:graphic>
          </wp:inline>
        </w:drawing>
      </w:r>
    </w:p>
    <w:p w:rsidR="00712E5F" w:rsidRPr="00CD1D6B" w:rsidRDefault="00FD1ED9" w:rsidP="00FD1ED9">
      <w:pPr>
        <w:pStyle w:val="Kpalrs"/>
        <w:rPr>
          <w:rStyle w:val="None"/>
        </w:rPr>
      </w:pPr>
      <w:r>
        <w:rPr>
          <w:rStyle w:val="None"/>
        </w:rPr>
        <w:fldChar w:fldCharType="begin"/>
      </w:r>
      <w:r>
        <w:rPr>
          <w:rStyle w:val="None"/>
        </w:rPr>
        <w:instrText xml:space="preserve"> SEQ ábra \* ARABIC </w:instrText>
      </w:r>
      <w:r>
        <w:rPr>
          <w:rStyle w:val="None"/>
        </w:rPr>
        <w:fldChar w:fldCharType="separate"/>
      </w:r>
      <w:bookmarkStart w:id="229" w:name="_Toc102169604"/>
      <w:r w:rsidR="0018244B">
        <w:rPr>
          <w:rStyle w:val="None"/>
          <w:noProof/>
        </w:rPr>
        <w:t>18</w:t>
      </w:r>
      <w:r>
        <w:rPr>
          <w:rStyle w:val="None"/>
        </w:rPr>
        <w:fldChar w:fldCharType="end"/>
      </w:r>
      <w:r>
        <w:t>. ábra Checkbox</w:t>
      </w:r>
      <w:bookmarkEnd w:id="229"/>
    </w:p>
    <w:p w:rsidR="00FD1ED9" w:rsidRDefault="00551F6F" w:rsidP="00FD1ED9">
      <w:pPr>
        <w:keepNext/>
      </w:pPr>
      <w:r w:rsidRPr="00CD1D6B">
        <w:rPr>
          <w:rStyle w:val="NoneA"/>
        </w:rPr>
        <w:drawing>
          <wp:inline distT="0" distB="0" distL="0" distR="0" wp14:anchorId="278E59B6" wp14:editId="1B146CDE">
            <wp:extent cx="4305300" cy="1838325"/>
            <wp:effectExtent l="0" t="0" r="0" b="0"/>
            <wp:docPr id="1073741844" name="officeArt object" descr="Image"/>
            <wp:cNvGraphicFramePr/>
            <a:graphic xmlns:a="http://schemas.openxmlformats.org/drawingml/2006/main">
              <a:graphicData uri="http://schemas.openxmlformats.org/drawingml/2006/picture">
                <pic:pic xmlns:pic="http://schemas.openxmlformats.org/drawingml/2006/picture">
                  <pic:nvPicPr>
                    <pic:cNvPr id="1073741844" name="Image" descr="Image"/>
                    <pic:cNvPicPr>
                      <a:picLocks noChangeAspect="1"/>
                    </pic:cNvPicPr>
                  </pic:nvPicPr>
                  <pic:blipFill>
                    <a:blip r:embed="rId30">
                      <a:extLst/>
                    </a:blip>
                    <a:stretch>
                      <a:fillRect/>
                    </a:stretch>
                  </pic:blipFill>
                  <pic:spPr>
                    <a:xfrm>
                      <a:off x="0" y="0"/>
                      <a:ext cx="4305300" cy="1838325"/>
                    </a:xfrm>
                    <a:prstGeom prst="rect">
                      <a:avLst/>
                    </a:prstGeom>
                    <a:ln w="12700" cap="flat">
                      <a:noFill/>
                      <a:miter lim="400000"/>
                    </a:ln>
                    <a:effectLst/>
                  </pic:spPr>
                </pic:pic>
              </a:graphicData>
            </a:graphic>
          </wp:inline>
        </w:drawing>
      </w:r>
    </w:p>
    <w:p w:rsidR="00712E5F" w:rsidRPr="00CD1D6B" w:rsidRDefault="00FD1ED9" w:rsidP="00FD1ED9">
      <w:pPr>
        <w:pStyle w:val="Kpalrs"/>
        <w:rPr>
          <w:rStyle w:val="None"/>
        </w:rPr>
      </w:pPr>
      <w:r>
        <w:rPr>
          <w:rStyle w:val="None"/>
        </w:rPr>
        <w:fldChar w:fldCharType="begin"/>
      </w:r>
      <w:r>
        <w:rPr>
          <w:rStyle w:val="None"/>
        </w:rPr>
        <w:instrText xml:space="preserve"> SEQ ábra \* ARABIC </w:instrText>
      </w:r>
      <w:r>
        <w:rPr>
          <w:rStyle w:val="None"/>
        </w:rPr>
        <w:fldChar w:fldCharType="separate"/>
      </w:r>
      <w:bookmarkStart w:id="230" w:name="_Toc102169605"/>
      <w:r w:rsidR="0018244B">
        <w:rPr>
          <w:rStyle w:val="None"/>
          <w:noProof/>
        </w:rPr>
        <w:t>19</w:t>
      </w:r>
      <w:r>
        <w:rPr>
          <w:rStyle w:val="None"/>
        </w:rPr>
        <w:fldChar w:fldCharType="end"/>
      </w:r>
      <w:r>
        <w:t>. ábra Dolgozói azonosító megadása</w:t>
      </w:r>
      <w:bookmarkEnd w:id="230"/>
    </w:p>
    <w:p w:rsidR="00712E5F" w:rsidRPr="00CD1D6B" w:rsidRDefault="00551F6F">
      <w:pPr>
        <w:pStyle w:val="Cmsor2"/>
        <w:numPr>
          <w:ilvl w:val="1"/>
          <w:numId w:val="28"/>
        </w:numPr>
        <w:rPr>
          <w:rFonts w:ascii="Times New Roman" w:eastAsia="Times New Roman" w:hAnsi="Times New Roman" w:cs="Times New Roman"/>
          <w:color w:val="E65AE8"/>
        </w:rPr>
      </w:pPr>
      <w:bookmarkStart w:id="231" w:name="_Toc14"/>
      <w:r w:rsidRPr="00CD1D6B">
        <w:rPr>
          <w:rStyle w:val="None"/>
          <w:rFonts w:ascii="Times New Roman" w:hAnsi="Times New Roman"/>
          <w:color w:val="E65AE8"/>
          <w:u w:color="E65AE8"/>
        </w:rPr>
        <w:t>Adatmodell leírása</w:t>
      </w:r>
      <w:bookmarkEnd w:id="231"/>
    </w:p>
    <w:p w:rsidR="00712E5F" w:rsidRPr="00CD1D6B" w:rsidRDefault="00551F6F">
      <w:pPr>
        <w:rPr>
          <w:rStyle w:val="None"/>
          <w:b/>
          <w:bCs/>
          <w:sz w:val="28"/>
          <w:szCs w:val="28"/>
        </w:rPr>
      </w:pPr>
      <w:r w:rsidRPr="00CD1D6B">
        <w:rPr>
          <w:rStyle w:val="None"/>
        </w:rPr>
        <w:t xml:space="preserve">Adatbázis diagram és az adatbázis (rész készítője: Bécsi Adél) </w:t>
      </w:r>
    </w:p>
    <w:p w:rsidR="00FD1ED9" w:rsidRDefault="00551F6F" w:rsidP="00FD1ED9">
      <w:pPr>
        <w:pStyle w:val="Default"/>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4"/>
        </w:tabs>
        <w:spacing w:before="0" w:line="240" w:lineRule="auto"/>
        <w:rPr>
          <w:rFonts w:hint="eastAsia"/>
        </w:rPr>
      </w:pPr>
      <w:r w:rsidRPr="00CD1D6B">
        <w:rPr>
          <w:rStyle w:val="NoneA"/>
        </w:rPr>
        <w:lastRenderedPageBreak/>
        <w:drawing>
          <wp:inline distT="0" distB="0" distL="0" distR="0" wp14:anchorId="0DF95B40" wp14:editId="322E651E">
            <wp:extent cx="5755513" cy="2777723"/>
            <wp:effectExtent l="0" t="0" r="0" b="0"/>
            <wp:docPr id="1073741845" name="officeArt object" descr="C:\Hengersor.hu\Projekt Y2022\EK Diagram Projekt Y2022.png"/>
            <wp:cNvGraphicFramePr/>
            <a:graphic xmlns:a="http://schemas.openxmlformats.org/drawingml/2006/main">
              <a:graphicData uri="http://schemas.openxmlformats.org/drawingml/2006/picture">
                <pic:pic xmlns:pic="http://schemas.openxmlformats.org/drawingml/2006/picture">
                  <pic:nvPicPr>
                    <pic:cNvPr id="1073741845" name="C:\Hengersor.hu\Projekt Y2022\EK Diagram Projekt Y2022.png" descr="C:\Hengersor.hu\Projekt Y2022\EK Diagram Projekt Y2022.png"/>
                    <pic:cNvPicPr>
                      <a:picLocks noChangeAspect="1"/>
                    </pic:cNvPicPr>
                  </pic:nvPicPr>
                  <pic:blipFill>
                    <a:blip r:embed="rId31">
                      <a:extLst/>
                    </a:blip>
                    <a:stretch>
                      <a:fillRect/>
                    </a:stretch>
                  </pic:blipFill>
                  <pic:spPr>
                    <a:xfrm>
                      <a:off x="0" y="0"/>
                      <a:ext cx="5755513" cy="2777723"/>
                    </a:xfrm>
                    <a:prstGeom prst="rect">
                      <a:avLst/>
                    </a:prstGeom>
                    <a:ln w="12700" cap="flat">
                      <a:noFill/>
                      <a:miter lim="400000"/>
                    </a:ln>
                    <a:effectLst/>
                  </pic:spPr>
                </pic:pic>
              </a:graphicData>
            </a:graphic>
          </wp:inline>
        </w:drawing>
      </w:r>
    </w:p>
    <w:p w:rsidR="00712E5F" w:rsidRPr="00CD1D6B" w:rsidRDefault="00FD1ED9" w:rsidP="00FD1ED9">
      <w:pPr>
        <w:pStyle w:val="Kpalrs"/>
        <w:rPr>
          <w:rStyle w:val="None"/>
          <w:rFonts w:eastAsia="Times New Roman" w:cs="Times New Roman"/>
        </w:rPr>
      </w:pPr>
      <w:r>
        <w:rPr>
          <w:rStyle w:val="None"/>
          <w:rFonts w:eastAsia="Times New Roman" w:cs="Times New Roman"/>
        </w:rPr>
        <w:fldChar w:fldCharType="begin"/>
      </w:r>
      <w:r>
        <w:rPr>
          <w:rStyle w:val="None"/>
          <w:rFonts w:eastAsia="Times New Roman" w:cs="Times New Roman"/>
        </w:rPr>
        <w:instrText xml:space="preserve"> SEQ ábra \* ARABIC </w:instrText>
      </w:r>
      <w:r>
        <w:rPr>
          <w:rStyle w:val="None"/>
          <w:rFonts w:eastAsia="Times New Roman" w:cs="Times New Roman"/>
        </w:rPr>
        <w:fldChar w:fldCharType="separate"/>
      </w:r>
      <w:bookmarkStart w:id="232" w:name="_Toc102169606"/>
      <w:r w:rsidR="0018244B">
        <w:rPr>
          <w:rStyle w:val="None"/>
          <w:rFonts w:eastAsia="Times New Roman" w:cs="Times New Roman"/>
          <w:noProof/>
        </w:rPr>
        <w:t>20</w:t>
      </w:r>
      <w:r>
        <w:rPr>
          <w:rStyle w:val="None"/>
          <w:rFonts w:eastAsia="Times New Roman" w:cs="Times New Roman"/>
        </w:rPr>
        <w:fldChar w:fldCharType="end"/>
      </w:r>
      <w:r>
        <w:rPr>
          <w:rFonts w:hint="eastAsia"/>
        </w:rPr>
        <w:t>. ábra</w:t>
      </w:r>
      <w:r>
        <w:t xml:space="preserve"> Egyedkapcsolat diagram</w:t>
      </w:r>
      <w:bookmarkEnd w:id="232"/>
    </w:p>
    <w:p w:rsidR="00712E5F" w:rsidRPr="00CD1D6B" w:rsidRDefault="00551F6F">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4"/>
        </w:tabs>
        <w:spacing w:before="0" w:line="240" w:lineRule="auto"/>
        <w:rPr>
          <w:rStyle w:val="None"/>
          <w:rFonts w:ascii="Times New Roman" w:eastAsia="Times New Roman" w:hAnsi="Times New Roman" w:cs="Times New Roman"/>
        </w:rPr>
      </w:pPr>
      <w:r w:rsidRPr="00CD1D6B">
        <w:rPr>
          <w:rStyle w:val="None"/>
          <w:rFonts w:ascii="Times New Roman" w:hAnsi="Times New Roman"/>
        </w:rPr>
        <w:t xml:space="preserve">A diagram elkészítése az adatbázis kialakításához készült segítségül, így nyomon tudtam követni az elkészítendő táblákat és mezőket. A fejlesztés során a Felhasználók táblába új mezőként a teljes név került be, amit a fejlesztés elején, még nem terveztem. Két fő táblánk van: Felhasználók és az Állatok. </w:t>
      </w:r>
    </w:p>
    <w:p w:rsidR="00712E5F" w:rsidRPr="00CD1D6B" w:rsidRDefault="00712E5F">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4"/>
        </w:tabs>
        <w:spacing w:before="0" w:line="240" w:lineRule="auto"/>
        <w:rPr>
          <w:rStyle w:val="None"/>
          <w:rFonts w:ascii="Times New Roman" w:eastAsia="Times New Roman" w:hAnsi="Times New Roman" w:cs="Times New Roman"/>
        </w:rPr>
      </w:pPr>
    </w:p>
    <w:p w:rsidR="00712E5F" w:rsidRPr="00CD1D6B" w:rsidRDefault="00551F6F">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4"/>
        </w:tabs>
        <w:spacing w:before="0" w:line="240" w:lineRule="auto"/>
        <w:rPr>
          <w:rStyle w:val="None"/>
          <w:rFonts w:ascii="Times New Roman" w:eastAsia="Times New Roman" w:hAnsi="Times New Roman" w:cs="Times New Roman"/>
        </w:rPr>
      </w:pPr>
      <w:r w:rsidRPr="00CD1D6B">
        <w:rPr>
          <w:rStyle w:val="None"/>
          <w:rFonts w:ascii="Times New Roman" w:hAnsi="Times New Roman"/>
        </w:rPr>
        <w:t xml:space="preserve">A felhasználók táblába együttesen kezeljük az oldalra látogató regisztrált tagokat és a regisztrált munkavállalókat egyaránt. Ebben a táblában az elsődleges kulcs az email cím lett megadva, mivel, az egyértelműen azonosítani tudja, hogy két azonos regisztráció ne keletkezhessen. Hiszen nem létezhet két azonos email cím, így ezt használtuk itt ki. A rekordokat két fő csoportba lehet sorolni, aszerint, hogy rendelkeznek-e dolgozói azonosítóval vagy sem.  Amennyiben igen, akkor admin jogot kapnak. A jövőben az admin joggal rendelkezők hozzáadni, törölni vagy adatokat tudnak módosítani az adatbázisban lévő rekordokon. A tábla jelenleg az alábbi mezőket tárolja: teljes név, user név, email cím, jelszó, rendelkezik-e admin joggal, dolgozói azonosító, irányítószám, város neve, lakcím, telefonszám. </w:t>
      </w:r>
    </w:p>
    <w:p w:rsidR="00712E5F" w:rsidRPr="00CD1D6B" w:rsidRDefault="00712E5F">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4"/>
        </w:tabs>
        <w:spacing w:before="0" w:line="240" w:lineRule="auto"/>
        <w:rPr>
          <w:rStyle w:val="None"/>
          <w:rFonts w:ascii="Times New Roman" w:eastAsia="Times New Roman" w:hAnsi="Times New Roman" w:cs="Times New Roman"/>
        </w:rPr>
      </w:pPr>
    </w:p>
    <w:p w:rsidR="00712E5F" w:rsidRPr="00CD1D6B" w:rsidRDefault="00551F6F">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4"/>
        </w:tabs>
        <w:spacing w:before="0" w:line="240" w:lineRule="auto"/>
        <w:rPr>
          <w:rStyle w:val="None"/>
          <w:rFonts w:ascii="Times New Roman" w:eastAsia="Times New Roman" w:hAnsi="Times New Roman" w:cs="Times New Roman"/>
        </w:rPr>
      </w:pPr>
      <w:r w:rsidRPr="00CD1D6B">
        <w:rPr>
          <w:rStyle w:val="None"/>
          <w:rFonts w:ascii="Times New Roman" w:hAnsi="Times New Roman"/>
        </w:rPr>
        <w:t xml:space="preserve">Az állatok táblában jelenleg </w:t>
      </w:r>
      <w:proofErr w:type="gramStart"/>
      <w:r w:rsidRPr="00CD1D6B">
        <w:rPr>
          <w:rStyle w:val="None"/>
          <w:rFonts w:ascii="Times New Roman" w:hAnsi="Times New Roman"/>
        </w:rPr>
        <w:t>két típusú</w:t>
      </w:r>
      <w:proofErr w:type="gramEnd"/>
      <w:r w:rsidRPr="00CD1D6B">
        <w:rPr>
          <w:rStyle w:val="None"/>
          <w:rFonts w:ascii="Times New Roman" w:hAnsi="Times New Roman"/>
        </w:rPr>
        <w:t xml:space="preserve"> rekordot tárolunk: kutyákat és macskákat. A kutyákhoz tartozó típus érték </w:t>
      </w:r>
      <w:r w:rsidRPr="00CD1D6B">
        <w:rPr>
          <w:rStyle w:val="None"/>
          <w:rFonts w:ascii="Arial Unicode MS" w:hAnsi="Arial Unicode MS"/>
          <w:rtl/>
        </w:rPr>
        <w:t>’</w:t>
      </w:r>
      <w:r w:rsidRPr="00CD1D6B">
        <w:rPr>
          <w:rStyle w:val="None"/>
          <w:rFonts w:ascii="Times New Roman" w:hAnsi="Times New Roman"/>
        </w:rPr>
        <w:t>1</w:t>
      </w:r>
      <w:r w:rsidRPr="00CD1D6B">
        <w:rPr>
          <w:rStyle w:val="None"/>
          <w:rFonts w:ascii="Arial Unicode MS" w:hAnsi="Arial Unicode MS"/>
          <w:rtl/>
        </w:rPr>
        <w:t>’</w:t>
      </w:r>
      <w:r w:rsidRPr="00CD1D6B">
        <w:rPr>
          <w:rStyle w:val="None"/>
          <w:rFonts w:ascii="Times New Roman" w:hAnsi="Times New Roman"/>
        </w:rPr>
        <w:t xml:space="preserve">. A macskákhoz tartozó típus érték </w:t>
      </w:r>
      <w:r w:rsidRPr="00CD1D6B">
        <w:rPr>
          <w:rStyle w:val="None"/>
          <w:rFonts w:ascii="Arial Unicode MS" w:hAnsi="Arial Unicode MS"/>
          <w:rtl/>
        </w:rPr>
        <w:t>’</w:t>
      </w:r>
      <w:r w:rsidRPr="00CD1D6B">
        <w:rPr>
          <w:rStyle w:val="None"/>
          <w:rFonts w:ascii="Times New Roman" w:hAnsi="Times New Roman"/>
        </w:rPr>
        <w:t>0</w:t>
      </w:r>
      <w:r w:rsidRPr="00CD1D6B">
        <w:rPr>
          <w:rStyle w:val="None"/>
          <w:rFonts w:ascii="Arial Unicode MS" w:hAnsi="Arial Unicode MS"/>
          <w:rtl/>
        </w:rPr>
        <w:t>’</w:t>
      </w:r>
      <w:r w:rsidRPr="00CD1D6B">
        <w:rPr>
          <w:rStyle w:val="None"/>
          <w:rFonts w:ascii="Times New Roman" w:hAnsi="Times New Roman"/>
        </w:rPr>
        <w:t xml:space="preserve">. A jövőben további állat típussal is egyszerűen bővíthető lesz a tábla ez által a tábla. Például </w:t>
      </w:r>
      <w:r w:rsidRPr="00CD1D6B">
        <w:rPr>
          <w:rStyle w:val="None"/>
          <w:rFonts w:ascii="Arial Unicode MS" w:hAnsi="Arial Unicode MS"/>
          <w:rtl/>
        </w:rPr>
        <w:t>‘</w:t>
      </w:r>
      <w:r w:rsidRPr="00CD1D6B">
        <w:rPr>
          <w:rStyle w:val="None"/>
          <w:rFonts w:ascii="Times New Roman" w:hAnsi="Times New Roman"/>
        </w:rPr>
        <w:t>3</w:t>
      </w:r>
      <w:r w:rsidRPr="00CD1D6B">
        <w:rPr>
          <w:rStyle w:val="None"/>
          <w:rFonts w:ascii="Arial Unicode MS" w:hAnsi="Arial Unicode MS"/>
          <w:rtl/>
        </w:rPr>
        <w:t>’</w:t>
      </w:r>
      <w:r w:rsidRPr="00CD1D6B">
        <w:rPr>
          <w:rStyle w:val="None"/>
          <w:rFonts w:ascii="Times New Roman" w:hAnsi="Times New Roman"/>
        </w:rPr>
        <w:t xml:space="preserve">-as típus hörcsög, </w:t>
      </w:r>
      <w:r w:rsidRPr="00CD1D6B">
        <w:rPr>
          <w:rStyle w:val="None"/>
          <w:rFonts w:ascii="Arial Unicode MS" w:hAnsi="Arial Unicode MS"/>
          <w:rtl/>
        </w:rPr>
        <w:t>‘</w:t>
      </w:r>
      <w:r w:rsidRPr="00CD1D6B">
        <w:rPr>
          <w:rStyle w:val="None"/>
          <w:rFonts w:ascii="Times New Roman" w:hAnsi="Times New Roman"/>
        </w:rPr>
        <w:t>4</w:t>
      </w:r>
      <w:r w:rsidRPr="00CD1D6B">
        <w:rPr>
          <w:rStyle w:val="None"/>
          <w:rFonts w:ascii="Arial Unicode MS" w:hAnsi="Arial Unicode MS"/>
          <w:rtl/>
        </w:rPr>
        <w:t>’</w:t>
      </w:r>
      <w:r w:rsidRPr="00CD1D6B">
        <w:rPr>
          <w:rStyle w:val="None"/>
          <w:rFonts w:ascii="Times New Roman" w:hAnsi="Times New Roman"/>
        </w:rPr>
        <w:t xml:space="preserve">-es típus pedig lehet nyúl, igény szerint alakítható. Ebben a tábában az elsődleges kulcs a chipszám lett, hiszen ez egyértelműen beazonosíthatóvá teszi a kisállatokat, mivel egy chipszám csak egy állathoz tartozhat. A tábla jelenleg a következő mezőket tárolja: Chipszam, Nev, Tipus, Nem, Meret, Fajta, Kep, Szuletesidatum, Szin, Bekerulesi datum. </w:t>
      </w:r>
    </w:p>
    <w:p w:rsidR="00712E5F" w:rsidRPr="00CD1D6B" w:rsidRDefault="00712E5F">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4"/>
        </w:tabs>
        <w:spacing w:before="0" w:line="240" w:lineRule="auto"/>
        <w:rPr>
          <w:rStyle w:val="None"/>
          <w:rFonts w:ascii="Times New Roman" w:eastAsia="Times New Roman" w:hAnsi="Times New Roman" w:cs="Times New Roman"/>
        </w:rPr>
      </w:pPr>
    </w:p>
    <w:p w:rsidR="00551F6F" w:rsidRDefault="00551F6F" w:rsidP="00551F6F">
      <w:pPr>
        <w:pStyle w:val="Default"/>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4"/>
        </w:tabs>
        <w:spacing w:before="0" w:line="240" w:lineRule="auto"/>
        <w:rPr>
          <w:rFonts w:hint="eastAsia"/>
        </w:rPr>
      </w:pPr>
      <w:r w:rsidRPr="00CD1D6B">
        <w:rPr>
          <w:rStyle w:val="NoneA"/>
        </w:rPr>
        <w:lastRenderedPageBreak/>
        <w:drawing>
          <wp:inline distT="0" distB="0" distL="0" distR="0" wp14:anchorId="2D5170A0" wp14:editId="285A8816">
            <wp:extent cx="4083050" cy="2360295"/>
            <wp:effectExtent l="0" t="0" r="0" b="0"/>
            <wp:docPr id="1073741846" name="officeArt object" descr="C:\Hengersor.hu\Projekt Y2022\Entity diagram.png"/>
            <wp:cNvGraphicFramePr/>
            <a:graphic xmlns:a="http://schemas.openxmlformats.org/drawingml/2006/main">
              <a:graphicData uri="http://schemas.openxmlformats.org/drawingml/2006/picture">
                <pic:pic xmlns:pic="http://schemas.openxmlformats.org/drawingml/2006/picture">
                  <pic:nvPicPr>
                    <pic:cNvPr id="1073741846" name="C:\Hengersor.hu\Projekt Y2022\Entity diagram.png" descr="C:\Hengersor.hu\Projekt Y2022\Entity diagram.png"/>
                    <pic:cNvPicPr>
                      <a:picLocks noChangeAspect="1"/>
                    </pic:cNvPicPr>
                  </pic:nvPicPr>
                  <pic:blipFill>
                    <a:blip r:embed="rId32">
                      <a:extLst/>
                    </a:blip>
                    <a:stretch>
                      <a:fillRect/>
                    </a:stretch>
                  </pic:blipFill>
                  <pic:spPr>
                    <a:xfrm>
                      <a:off x="0" y="0"/>
                      <a:ext cx="4083050" cy="2360295"/>
                    </a:xfrm>
                    <a:prstGeom prst="rect">
                      <a:avLst/>
                    </a:prstGeom>
                    <a:ln w="12700" cap="flat">
                      <a:noFill/>
                      <a:miter lim="400000"/>
                    </a:ln>
                    <a:effectLst/>
                  </pic:spPr>
                </pic:pic>
              </a:graphicData>
            </a:graphic>
          </wp:inline>
        </w:drawing>
      </w:r>
    </w:p>
    <w:p w:rsidR="00712E5F" w:rsidRPr="00CD1D6B" w:rsidRDefault="00551F6F" w:rsidP="00551F6F">
      <w:pPr>
        <w:pStyle w:val="Kpalrs"/>
        <w:rPr>
          <w:rStyle w:val="None"/>
          <w:rFonts w:eastAsia="Times New Roman" w:cs="Times New Roman"/>
        </w:rPr>
      </w:pPr>
      <w:r>
        <w:rPr>
          <w:rStyle w:val="None"/>
          <w:rFonts w:eastAsia="Times New Roman" w:cs="Times New Roman"/>
        </w:rPr>
        <w:fldChar w:fldCharType="begin"/>
      </w:r>
      <w:r>
        <w:rPr>
          <w:rStyle w:val="None"/>
          <w:rFonts w:eastAsia="Times New Roman" w:cs="Times New Roman"/>
        </w:rPr>
        <w:instrText xml:space="preserve"> SEQ ábra \* ARABIC </w:instrText>
      </w:r>
      <w:r>
        <w:rPr>
          <w:rStyle w:val="None"/>
          <w:rFonts w:eastAsia="Times New Roman" w:cs="Times New Roman"/>
        </w:rPr>
        <w:fldChar w:fldCharType="separate"/>
      </w:r>
      <w:bookmarkStart w:id="233" w:name="_Toc102169607"/>
      <w:r w:rsidR="0018244B">
        <w:rPr>
          <w:rStyle w:val="None"/>
          <w:rFonts w:eastAsia="Times New Roman" w:cs="Times New Roman"/>
          <w:noProof/>
        </w:rPr>
        <w:t>21</w:t>
      </w:r>
      <w:r>
        <w:rPr>
          <w:rStyle w:val="None"/>
          <w:rFonts w:eastAsia="Times New Roman" w:cs="Times New Roman"/>
        </w:rPr>
        <w:fldChar w:fldCharType="end"/>
      </w:r>
      <w:r>
        <w:rPr>
          <w:rFonts w:hint="eastAsia"/>
        </w:rPr>
        <w:t>. ábra</w:t>
      </w:r>
      <w:r>
        <w:t xml:space="preserve"> Entity diagram</w:t>
      </w:r>
      <w:bookmarkEnd w:id="233"/>
    </w:p>
    <w:p w:rsidR="00712E5F" w:rsidRPr="00CD1D6B" w:rsidRDefault="00712E5F">
      <w:pPr>
        <w:rPr>
          <w:rStyle w:val="NoneA"/>
        </w:rPr>
      </w:pPr>
    </w:p>
    <w:p w:rsidR="00712E5F" w:rsidRPr="00CD1D6B" w:rsidRDefault="00712E5F">
      <w:pPr>
        <w:rPr>
          <w:rStyle w:val="NoneA"/>
        </w:rPr>
      </w:pPr>
    </w:p>
    <w:p w:rsidR="00712E5F" w:rsidRPr="00CD1D6B" w:rsidRDefault="00551F6F">
      <w:pPr>
        <w:pStyle w:val="Cmsor2"/>
        <w:numPr>
          <w:ilvl w:val="1"/>
          <w:numId w:val="17"/>
        </w:numPr>
        <w:rPr>
          <w:rFonts w:ascii="Times New Roman" w:eastAsia="Times New Roman" w:hAnsi="Times New Roman" w:cs="Times New Roman"/>
        </w:rPr>
      </w:pPr>
      <w:bookmarkStart w:id="234" w:name="_Toc15"/>
      <w:r w:rsidRPr="00CD1D6B">
        <w:rPr>
          <w:rStyle w:val="NoneA"/>
          <w:rFonts w:ascii="Times New Roman" w:hAnsi="Times New Roman"/>
        </w:rPr>
        <w:t>Tesztel</w:t>
      </w:r>
      <w:r w:rsidRPr="00CD1D6B">
        <w:rPr>
          <w:rStyle w:val="None"/>
          <w:rFonts w:ascii="Times New Roman" w:hAnsi="Times New Roman"/>
        </w:rPr>
        <w:t>é</w:t>
      </w:r>
      <w:r w:rsidRPr="00CD1D6B">
        <w:rPr>
          <w:rStyle w:val="NoneA"/>
          <w:rFonts w:ascii="Times New Roman" w:hAnsi="Times New Roman"/>
        </w:rPr>
        <w:t>si dokumentáci</w:t>
      </w:r>
      <w:r w:rsidRPr="00CD1D6B">
        <w:rPr>
          <w:rStyle w:val="None"/>
          <w:rFonts w:ascii="Times New Roman" w:hAnsi="Times New Roman"/>
        </w:rPr>
        <w:t>ó</w:t>
      </w:r>
      <w:bookmarkEnd w:id="234"/>
    </w:p>
    <w:p w:rsidR="00712E5F" w:rsidRPr="00CD1D6B" w:rsidRDefault="00551F6F" w:rsidP="00551F6F">
      <w:pPr>
        <w:ind w:left="393" w:firstLine="0"/>
        <w:rPr>
          <w:del w:id="235" w:author="Katalin Eszter Kasza" w:date="2022-04-29T21:34:00Z"/>
          <w:rStyle w:val="NoneA"/>
        </w:rPr>
      </w:pPr>
      <w:r>
        <w:rPr>
          <w:rStyle w:val="NoneA"/>
        </w:rPr>
        <w:t xml:space="preserve">Frontend és </w:t>
      </w:r>
      <w:r w:rsidR="00BE5C37">
        <w:rPr>
          <w:rStyle w:val="NoneA"/>
        </w:rPr>
        <w:t>egyéb manuális tesztelés</w:t>
      </w:r>
      <w:r>
        <w:rPr>
          <w:rStyle w:val="NoneA"/>
        </w:rPr>
        <w:t>: (készítette Kasza Katalin Eszter)</w:t>
      </w:r>
    </w:p>
    <w:p w:rsidR="00712E5F" w:rsidRPr="00CD1D6B" w:rsidRDefault="00551F6F" w:rsidP="00551F6F">
      <w:pPr>
        <w:pStyle w:val="Default"/>
        <w:spacing w:before="0" w:line="240" w:lineRule="auto"/>
        <w:ind w:left="393" w:firstLine="0"/>
        <w:rPr>
          <w:rStyle w:val="None"/>
          <w:rFonts w:ascii="Times New Roman" w:eastAsia="Times New Roman" w:hAnsi="Times New Roman" w:cs="Times New Roman"/>
        </w:rPr>
      </w:pPr>
      <w:del w:id="236" w:author="Katalin Eszter Kasza" w:date="2022-04-29T21:34:00Z">
        <w:r w:rsidRPr="00CD1D6B">
          <w:rPr>
            <w:rStyle w:val="NoneA"/>
            <w:rFonts w:ascii="Times New Roman" w:hAnsi="Times New Roman"/>
          </w:rPr>
          <w:delText>tesztadat fá</w:delText>
        </w:r>
      </w:del>
    </w:p>
    <w:p w:rsidR="00712E5F" w:rsidRPr="00CD1D6B" w:rsidRDefault="00551F6F">
      <w:pPr>
        <w:pStyle w:val="Listaszerbekezds"/>
        <w:numPr>
          <w:ilvl w:val="0"/>
          <w:numId w:val="32"/>
        </w:numPr>
      </w:pPr>
      <w:ins w:id="237" w:author="Katalin Eszter Kasza" w:date="2022-04-29T19:50:00Z">
        <w:r w:rsidRPr="00CD1D6B">
          <w:rPr>
            <w:rStyle w:val="NoneA"/>
          </w:rPr>
          <w:t>A weboldalt kézi teszteléssel teszteltük.  Az első teszt Safari-ban:</w:t>
        </w:r>
      </w:ins>
      <w:r>
        <w:rPr>
          <w:noProof/>
        </w:rPr>
        <mc:AlternateContent>
          <mc:Choice Requires="wps">
            <w:drawing>
              <wp:anchor distT="0" distB="0" distL="114300" distR="114300" simplePos="0" relativeHeight="251673600" behindDoc="0" locked="0" layoutInCell="1" allowOverlap="1" wp14:anchorId="2AC1080A" wp14:editId="4A5E436B">
                <wp:simplePos x="0" y="0"/>
                <wp:positionH relativeFrom="column">
                  <wp:posOffset>-6350</wp:posOffset>
                </wp:positionH>
                <wp:positionV relativeFrom="paragraph">
                  <wp:posOffset>1822450</wp:posOffset>
                </wp:positionV>
                <wp:extent cx="5755640" cy="635"/>
                <wp:effectExtent l="0" t="0" r="0" b="0"/>
                <wp:wrapThrough wrapText="bothSides">
                  <wp:wrapPolygon edited="0">
                    <wp:start x="0" y="0"/>
                    <wp:lineTo x="0" y="21600"/>
                    <wp:lineTo x="21600" y="21600"/>
                    <wp:lineTo x="21600" y="0"/>
                  </wp:wrapPolygon>
                </wp:wrapThrough>
                <wp:docPr id="3" name="Szövegdoboz 3"/>
                <wp:cNvGraphicFramePr/>
                <a:graphic xmlns:a="http://schemas.openxmlformats.org/drawingml/2006/main">
                  <a:graphicData uri="http://schemas.microsoft.com/office/word/2010/wordprocessingShape">
                    <wps:wsp>
                      <wps:cNvSpPr txBox="1"/>
                      <wps:spPr>
                        <a:xfrm>
                          <a:off x="0" y="0"/>
                          <a:ext cx="5755640" cy="635"/>
                        </a:xfrm>
                        <a:prstGeom prst="rect">
                          <a:avLst/>
                        </a:prstGeom>
                        <a:solidFill>
                          <a:prstClr val="white"/>
                        </a:solidFill>
                        <a:ln>
                          <a:noFill/>
                        </a:ln>
                        <a:effectLst/>
                      </wps:spPr>
                      <wps:txbx>
                        <w:txbxContent>
                          <w:p w:rsidR="00551F6F" w:rsidRPr="005F0BF7" w:rsidRDefault="00551F6F" w:rsidP="00551F6F">
                            <w:pPr>
                              <w:pStyle w:val="Kpalrs"/>
                              <w:rPr>
                                <w:color w:val="000000"/>
                                <w:sz w:val="24"/>
                                <w:szCs w:val="24"/>
                              </w:rPr>
                            </w:pPr>
                            <w:fldSimple w:instr=" SEQ ábra \* ARABIC ">
                              <w:bookmarkStart w:id="238" w:name="_Toc102169608"/>
                              <w:r w:rsidR="0018244B">
                                <w:rPr>
                                  <w:noProof/>
                                </w:rPr>
                                <w:t>22</w:t>
                              </w:r>
                            </w:fldSimple>
                            <w:r>
                              <w:t>. ábra Safari teszt</w:t>
                            </w:r>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Szövegdoboz 3" o:spid="_x0000_s1028" type="#_x0000_t202" style="position:absolute;left:0;text-align:left;margin-left:-.5pt;margin-top:143.5pt;width:453.2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" stroked="f">
                <v:textbox style="mso-fit-shape-to-text:t" inset="0,0,0,0">
                  <w:txbxContent>
                    <w:p w:rsidR="00551F6F" w:rsidRPr="005F0BF7" w:rsidRDefault="00551F6F" w:rsidP="00551F6F">
                      <w:pPr>
                        <w:pStyle w:val="Kpalrs"/>
                        <w:rPr>
                          <w:color w:val="000000"/>
                          <w:sz w:val="24"/>
                          <w:szCs w:val="24"/>
                        </w:rPr>
                      </w:pPr>
                      <w:fldSimple w:instr=" SEQ ábra \* ARABIC ">
                        <w:bookmarkStart w:id="239" w:name="_Toc102169608"/>
                        <w:r w:rsidR="0018244B">
                          <w:rPr>
                            <w:noProof/>
                          </w:rPr>
                          <w:t>22</w:t>
                        </w:r>
                      </w:fldSimple>
                      <w:r>
                        <w:t>. ábra Safari teszt</w:t>
                      </w:r>
                      <w:bookmarkEnd w:id="239"/>
                    </w:p>
                  </w:txbxContent>
                </v:textbox>
                <w10:wrap type="through"/>
              </v:shape>
            </w:pict>
          </mc:Fallback>
        </mc:AlternateContent>
      </w:r>
      <w:r w:rsidRPr="00CD1D6B">
        <w:rPr>
          <w:rStyle w:val="NoneA"/>
        </w:rPr>
        <w:drawing>
          <wp:anchor distT="152400" distB="152400" distL="152400" distR="152400" simplePos="0" relativeHeight="251659264" behindDoc="0" locked="0" layoutInCell="1" allowOverlap="1" wp14:anchorId="00ADFB4E" wp14:editId="2D8E9D4E">
            <wp:simplePos x="0" y="0"/>
            <wp:positionH relativeFrom="page">
              <wp:posOffset>894080</wp:posOffset>
            </wp:positionH>
            <wp:positionV relativeFrom="line">
              <wp:posOffset>358712</wp:posOffset>
            </wp:positionV>
            <wp:extent cx="5755641" cy="1407367"/>
            <wp:effectExtent l="0" t="0" r="0" b="0"/>
            <wp:wrapThrough wrapText="bothSides" distL="152400" distR="152400">
              <wp:wrapPolygon edited="1">
                <wp:start x="0" y="0"/>
                <wp:lineTo x="21621" y="0"/>
                <wp:lineTo x="21621" y="21653"/>
                <wp:lineTo x="0" y="21653"/>
                <wp:lineTo x="0" y="0"/>
              </wp:wrapPolygon>
            </wp:wrapThrough>
            <wp:docPr id="1073741847" name="officeArt object" descr="Image"/>
            <wp:cNvGraphicFramePr/>
            <a:graphic xmlns:a="http://schemas.openxmlformats.org/drawingml/2006/main">
              <a:graphicData uri="http://schemas.openxmlformats.org/drawingml/2006/picture">
                <pic:pic xmlns:pic="http://schemas.openxmlformats.org/drawingml/2006/picture">
                  <pic:nvPicPr>
                    <pic:cNvPr id="1073741847" name="Image" descr="Image"/>
                    <pic:cNvPicPr>
                      <a:picLocks noChangeAspect="1"/>
                    </pic:cNvPicPr>
                  </pic:nvPicPr>
                  <pic:blipFill>
                    <a:blip r:embed="rId33">
                      <a:extLst/>
                    </a:blip>
                    <a:stretch>
                      <a:fillRect/>
                    </a:stretch>
                  </pic:blipFill>
                  <pic:spPr>
                    <a:xfrm>
                      <a:off x="0" y="0"/>
                      <a:ext cx="5755641" cy="1407367"/>
                    </a:xfrm>
                    <a:prstGeom prst="rect">
                      <a:avLst/>
                    </a:prstGeom>
                    <a:ln w="12700" cap="flat">
                      <a:noFill/>
                      <a:miter lim="400000"/>
                    </a:ln>
                    <a:effectLst/>
                  </pic:spPr>
                </pic:pic>
              </a:graphicData>
            </a:graphic>
          </wp:anchor>
        </w:drawing>
      </w:r>
    </w:p>
    <w:p w:rsidR="00712E5F" w:rsidRPr="00CD1D6B" w:rsidRDefault="00551F6F" w:rsidP="00551F6F">
      <w:pPr>
        <w:pStyle w:val="Listaszerbekezds"/>
        <w:ind w:left="1560" w:firstLine="0"/>
        <w:rPr>
          <w:ins w:id="240" w:author="Katalin Eszter Kasza" w:date="2022-04-29T19:51:00Z"/>
          <w:del w:id="241" w:author="Katalin Eszter Kasza" w:date="2022-04-29T21:35:00Z"/>
          <w:rStyle w:val="NoneA"/>
        </w:rPr>
      </w:pPr>
      <w:r>
        <w:rPr>
          <w:rStyle w:val="NoneA"/>
        </w:rPr>
        <w:t>I</w:t>
      </w:r>
      <w:ins w:id="242" w:author="Katalin Eszter Kasza" w:date="2022-04-29T19:51:00Z">
        <w:r w:rsidRPr="00CD1D6B">
          <w:rPr>
            <w:rStyle w:val="NoneA"/>
          </w:rPr>
          <w:t xml:space="preserve">tt a kód egy része bekerült a head- részbe, melyet más böngészők nem produkáltak. </w:t>
        </w:r>
      </w:ins>
      <w:ins w:id="243" w:author="Katalin Eszter Kasza" w:date="2022-04-29T21:35:00Z">
        <w:r w:rsidRPr="00CD1D6B">
          <w:rPr>
            <w:rStyle w:val="NoneA"/>
          </w:rPr>
          <w:t xml:space="preserve">Ebben az esetben egy másik böngésző használata javasolt. </w:t>
        </w:r>
      </w:ins>
    </w:p>
    <w:p w:rsidR="00712E5F" w:rsidRPr="00CD1D6B" w:rsidRDefault="00551F6F" w:rsidP="00551F6F">
      <w:pPr>
        <w:pStyle w:val="Listaszerbekezds"/>
        <w:ind w:left="1560" w:firstLine="0"/>
      </w:pPr>
      <w:del w:id="244" w:author="Katalin Eszter Kasza" w:date="2022-04-29T21:35:00Z">
        <w:r w:rsidRPr="00CD1D6B">
          <w:rPr>
            <w:rStyle w:val="None"/>
          </w:rPr>
          <w:delText>Legal</w:delText>
        </w:r>
        <w:r w:rsidRPr="00CD1D6B">
          <w:rPr>
            <w:rStyle w:val="NoneA"/>
          </w:rPr>
          <w:delText>ább 3 kül</w:delText>
        </w:r>
        <w:r w:rsidRPr="00CD1D6B">
          <w:rPr>
            <w:rStyle w:val="None"/>
          </w:rPr>
          <w:delText>ö</w:delText>
        </w:r>
        <w:r w:rsidRPr="00CD1D6B">
          <w:rPr>
            <w:rStyle w:val="NoneA"/>
          </w:rPr>
          <w:delText>nb</w:delText>
        </w:r>
        <w:r w:rsidRPr="00CD1D6B">
          <w:rPr>
            <w:rStyle w:val="None"/>
          </w:rPr>
          <w:delText>ö</w:delText>
        </w:r>
        <w:r w:rsidRPr="00CD1D6B">
          <w:rPr>
            <w:rStyle w:val="NoneA"/>
          </w:rPr>
          <w:delText>ző teszteset r</w:delText>
        </w:r>
        <w:r w:rsidRPr="00CD1D6B">
          <w:rPr>
            <w:rStyle w:val="None"/>
          </w:rPr>
          <w:delText>é</w:delText>
        </w:r>
        <w:r w:rsidRPr="00CD1D6B">
          <w:rPr>
            <w:rStyle w:val="NoneA"/>
          </w:rPr>
          <w:delText>szletes bemutatá</w:delText>
        </w:r>
        <w:r w:rsidRPr="00CD1D6B">
          <w:rPr>
            <w:rStyle w:val="None"/>
          </w:rPr>
          <w:delText>sa.</w:delText>
        </w:r>
        <w:r w:rsidRPr="00CD1D6B">
          <w:rPr>
            <w:rStyle w:val="NoneA"/>
          </w:rPr>
          <w:delText>Backend teszt: PHP unit teszt, Frontend: cypress</w:delText>
        </w:r>
      </w:del>
    </w:p>
    <w:p w:rsidR="00712E5F" w:rsidRPr="00CD1D6B" w:rsidRDefault="00551F6F">
      <w:pPr>
        <w:ind w:firstLine="0"/>
        <w:rPr>
          <w:del w:id="245" w:author="Katalin Eszter Kasza" w:date="2022-04-29T21:35:00Z"/>
          <w:rStyle w:val="NoneA"/>
        </w:rPr>
      </w:pPr>
      <w:del w:id="246" w:author="Katalin Eszter Kasza" w:date="2022-04-29T21:35:00Z">
        <w:r w:rsidRPr="00CD1D6B">
          <w:rPr>
            <w:rStyle w:val="None"/>
          </w:rPr>
          <w:delText xml:space="preserve">Ajánlott terjedelem: a feladat jellegétől függően 2-5 oldal. </w:delText>
        </w:r>
      </w:del>
    </w:p>
    <w:p w:rsidR="00712E5F" w:rsidRPr="00CD1D6B" w:rsidRDefault="00712E5F">
      <w:pPr>
        <w:ind w:firstLine="0"/>
        <w:rPr>
          <w:rStyle w:val="None"/>
        </w:rPr>
      </w:pPr>
    </w:p>
    <w:p w:rsidR="00712E5F" w:rsidRPr="00CD1D6B" w:rsidRDefault="00551F6F">
      <w:pPr>
        <w:ind w:firstLine="0"/>
        <w:rPr>
          <w:rStyle w:val="None"/>
        </w:rPr>
      </w:pPr>
      <w:r w:rsidRPr="00CD1D6B">
        <w:rPr>
          <w:rStyle w:val="None"/>
        </w:rPr>
        <w:t>Backend tesztelés: (Rész készítője: Bécsi Adél)</w:t>
      </w:r>
    </w:p>
    <w:p w:rsidR="00712E5F" w:rsidRPr="00CD1D6B" w:rsidRDefault="00551F6F">
      <w:pPr>
        <w:pStyle w:val="Listaszerbekezds"/>
        <w:numPr>
          <w:ilvl w:val="0"/>
          <w:numId w:val="38"/>
        </w:numPr>
      </w:pPr>
      <w:r w:rsidRPr="00CD1D6B">
        <w:rPr>
          <w:rStyle w:val="None"/>
        </w:rPr>
        <w:t xml:space="preserve">Tesztelés során adatbázis kapcsolat kialakítási problémába ütköztem. Új eszközről próbáltam elérni a weboldalt, de a database.php állományban megadott felhasználónév és jelszó nem létezett a Mysql szerverben, így ott kellett ezeket megadni, ahhoz, hogy működjön. Az eset kapcsán a főoldalról a kutyák és cicák lapok nem voltak </w:t>
      </w:r>
      <w:r w:rsidRPr="00CD1D6B">
        <w:rPr>
          <w:rStyle w:val="None"/>
        </w:rPr>
        <w:lastRenderedPageBreak/>
        <w:t>elérhetőek, de a bejelentkezést és regisztrációs formot meg tudtam jeleníteni. Megjelenítést követően új bejelentkezést vagy regisztrációt nem sikerült kivitelezni.</w:t>
      </w:r>
    </w:p>
    <w:p w:rsidR="00712E5F" w:rsidRPr="00CD1D6B" w:rsidRDefault="00551F6F">
      <w:pPr>
        <w:pStyle w:val="Listaszerbekezds"/>
        <w:numPr>
          <w:ilvl w:val="0"/>
          <w:numId w:val="38"/>
        </w:numPr>
      </w:pPr>
      <w:r w:rsidRPr="00CD1D6B">
        <w:rPr>
          <w:rStyle w:val="None"/>
        </w:rPr>
        <w:t xml:space="preserve">A bejelentkezés során teszteltem, hogy az adatbázis enged-e olyan új regisztrációt létrehozni, amely már létezik vagy azonos email címmel vagy azonos felhasználó névvel. A tesztelés során kiderült, hogy egyik esetben sem lehetséges így új regisztrációt csinálni. De hibaként jelentkezett a nem megfelelő üzenet megjelenítése a felhasználónak: </w:t>
      </w:r>
      <w:r w:rsidRPr="00CD1D6B">
        <w:rPr>
          <w:rStyle w:val="None"/>
          <w:rFonts w:ascii="Arial Unicode MS" w:hAnsi="Arial Unicode MS"/>
          <w:rtl/>
        </w:rPr>
        <w:t>“</w:t>
      </w:r>
      <w:r w:rsidRPr="00CD1D6B">
        <w:rPr>
          <w:rStyle w:val="None"/>
        </w:rPr>
        <w:t>Kötelező mezők kitöltése hiányos”. Ez lecserélendő a jövőben olyan üzenetre, mely egyértelműen jelzi, hogy az email cím vagy a felhasználó név az, ami már létezik.</w:t>
      </w:r>
    </w:p>
    <w:p w:rsidR="002D00EB" w:rsidRDefault="00551F6F" w:rsidP="002D00EB">
      <w:pPr>
        <w:keepNext/>
        <w:ind w:left="567"/>
      </w:pPr>
      <w:r w:rsidRPr="00CD1D6B">
        <w:rPr>
          <w:rStyle w:val="NoneA"/>
        </w:rPr>
        <w:drawing>
          <wp:inline distT="0" distB="0" distL="0" distR="0" wp14:anchorId="08835760" wp14:editId="31BBA969">
            <wp:extent cx="3876675" cy="1866900"/>
            <wp:effectExtent l="0" t="0" r="0" b="0"/>
            <wp:docPr id="1073741848" name="officeArt object" descr="Image"/>
            <wp:cNvGraphicFramePr/>
            <a:graphic xmlns:a="http://schemas.openxmlformats.org/drawingml/2006/main">
              <a:graphicData uri="http://schemas.openxmlformats.org/drawingml/2006/picture">
                <pic:pic xmlns:pic="http://schemas.openxmlformats.org/drawingml/2006/picture">
                  <pic:nvPicPr>
                    <pic:cNvPr id="1073741848" name="Image" descr="Image"/>
                    <pic:cNvPicPr>
                      <a:picLocks noChangeAspect="1"/>
                    </pic:cNvPicPr>
                  </pic:nvPicPr>
                  <pic:blipFill>
                    <a:blip r:embed="rId34">
                      <a:extLst/>
                    </a:blip>
                    <a:stretch>
                      <a:fillRect/>
                    </a:stretch>
                  </pic:blipFill>
                  <pic:spPr>
                    <a:xfrm>
                      <a:off x="0" y="0"/>
                      <a:ext cx="3876675" cy="1866900"/>
                    </a:xfrm>
                    <a:prstGeom prst="rect">
                      <a:avLst/>
                    </a:prstGeom>
                    <a:ln w="12700" cap="flat">
                      <a:noFill/>
                      <a:miter lim="400000"/>
                    </a:ln>
                    <a:effectLst/>
                  </pic:spPr>
                </pic:pic>
              </a:graphicData>
            </a:graphic>
          </wp:inline>
        </w:drawing>
      </w:r>
    </w:p>
    <w:p w:rsidR="00712E5F" w:rsidRPr="00CD1D6B" w:rsidRDefault="002D00EB" w:rsidP="002D00EB">
      <w:pPr>
        <w:pStyle w:val="Kpalrs"/>
        <w:rPr>
          <w:rStyle w:val="None"/>
        </w:rPr>
      </w:pPr>
      <w:r>
        <w:rPr>
          <w:rStyle w:val="None"/>
        </w:rPr>
        <w:fldChar w:fldCharType="begin"/>
      </w:r>
      <w:r>
        <w:rPr>
          <w:rStyle w:val="None"/>
        </w:rPr>
        <w:instrText xml:space="preserve"> SEQ ábra \* ARABIC </w:instrText>
      </w:r>
      <w:r>
        <w:rPr>
          <w:rStyle w:val="None"/>
        </w:rPr>
        <w:fldChar w:fldCharType="separate"/>
      </w:r>
      <w:bookmarkStart w:id="247" w:name="_Toc102169609"/>
      <w:r w:rsidR="0018244B">
        <w:rPr>
          <w:rStyle w:val="None"/>
          <w:noProof/>
        </w:rPr>
        <w:t>23</w:t>
      </w:r>
      <w:r>
        <w:rPr>
          <w:rStyle w:val="None"/>
        </w:rPr>
        <w:fldChar w:fldCharType="end"/>
      </w:r>
      <w:r>
        <w:t>. ábra Hibás regisztráció</w:t>
      </w:r>
      <w:bookmarkEnd w:id="247"/>
    </w:p>
    <w:p w:rsidR="00712E5F" w:rsidRPr="00CD1D6B" w:rsidRDefault="00712E5F">
      <w:pPr>
        <w:rPr>
          <w:rStyle w:val="None"/>
        </w:rPr>
      </w:pPr>
    </w:p>
    <w:p w:rsidR="00712E5F" w:rsidRPr="00CD1D6B" w:rsidRDefault="00551F6F">
      <w:pPr>
        <w:pStyle w:val="Cmsor1"/>
        <w:numPr>
          <w:ilvl w:val="0"/>
          <w:numId w:val="39"/>
        </w:numPr>
        <w:rPr>
          <w:rFonts w:ascii="Times New Roman" w:eastAsia="Times New Roman" w:hAnsi="Times New Roman" w:cs="Times New Roman"/>
        </w:rPr>
      </w:pPr>
      <w:bookmarkStart w:id="248" w:name="_Toc16"/>
      <w:r w:rsidRPr="00CD1D6B">
        <w:rPr>
          <w:rStyle w:val="NoneA"/>
          <w:rFonts w:ascii="Times New Roman" w:hAnsi="Times New Roman"/>
        </w:rPr>
        <w:lastRenderedPageBreak/>
        <w:t>Összefoglalás</w:t>
      </w:r>
      <w:bookmarkEnd w:id="248"/>
    </w:p>
    <w:p w:rsidR="00712E5F" w:rsidRPr="00CD1D6B" w:rsidRDefault="00551F6F">
      <w:pPr>
        <w:pStyle w:val="Cmsor2"/>
        <w:numPr>
          <w:ilvl w:val="1"/>
          <w:numId w:val="17"/>
        </w:numPr>
        <w:rPr>
          <w:rFonts w:ascii="Times New Roman" w:eastAsia="Times New Roman" w:hAnsi="Times New Roman" w:cs="Times New Roman"/>
        </w:rPr>
      </w:pPr>
      <w:bookmarkStart w:id="249" w:name="_Toc17"/>
      <w:r w:rsidRPr="00CD1D6B">
        <w:rPr>
          <w:rStyle w:val="NoneA"/>
          <w:rFonts w:ascii="Times New Roman" w:hAnsi="Times New Roman"/>
        </w:rPr>
        <w:t>Ön</w:t>
      </w:r>
      <w:r w:rsidRPr="00CD1D6B">
        <w:rPr>
          <w:rStyle w:val="None"/>
          <w:rFonts w:ascii="Times New Roman" w:hAnsi="Times New Roman"/>
        </w:rPr>
        <w:t>é</w:t>
      </w:r>
      <w:r w:rsidRPr="00CD1D6B">
        <w:rPr>
          <w:rStyle w:val="NoneA"/>
          <w:rFonts w:ascii="Times New Roman" w:hAnsi="Times New Roman"/>
        </w:rPr>
        <w:t>rt</w:t>
      </w:r>
      <w:r w:rsidRPr="00CD1D6B">
        <w:rPr>
          <w:rStyle w:val="None"/>
          <w:rFonts w:ascii="Times New Roman" w:hAnsi="Times New Roman"/>
        </w:rPr>
        <w:t>ékelé</w:t>
      </w:r>
      <w:r w:rsidRPr="00CD1D6B">
        <w:rPr>
          <w:rStyle w:val="NoneA"/>
          <w:rFonts w:ascii="Times New Roman" w:hAnsi="Times New Roman"/>
        </w:rPr>
        <w:t>s</w:t>
      </w:r>
      <w:bookmarkEnd w:id="249"/>
    </w:p>
    <w:p w:rsidR="00712E5F" w:rsidRPr="002D00EB" w:rsidRDefault="00551F6F">
      <w:pPr>
        <w:rPr>
          <w:del w:id="250" w:author="Katalin Eszter Kasza" w:date="2022-04-29T21:22:00Z"/>
          <w:rStyle w:val="NoneA"/>
          <w:b/>
          <w:u w:val="single"/>
        </w:rPr>
      </w:pPr>
      <w:del w:id="251" w:author="Katalin Eszter Kasza" w:date="2022-04-29T21:22:00Z">
        <w:r w:rsidRPr="002D00EB">
          <w:rPr>
            <w:rStyle w:val="None"/>
            <w:b/>
            <w:u w:val="single"/>
          </w:rPr>
          <w:delText>A saját fejlődés bemutatása (mit tanult meg, hogyan alkalmazta…)</w:delText>
        </w:r>
      </w:del>
    </w:p>
    <w:p w:rsidR="00712E5F" w:rsidRPr="002D00EB" w:rsidRDefault="00551F6F">
      <w:pPr>
        <w:rPr>
          <w:ins w:id="252" w:author="Katalin Eszter Kasza" w:date="2022-04-29T21:38:00Z"/>
          <w:rStyle w:val="NoneA"/>
          <w:b/>
          <w:u w:val="single"/>
        </w:rPr>
      </w:pPr>
      <w:del w:id="253" w:author="Katalin Eszter Kasza" w:date="2022-04-29T21:22:00Z">
        <w:r w:rsidRPr="002D00EB">
          <w:rPr>
            <w:rStyle w:val="NoneA"/>
            <w:b/>
            <w:u w:val="single"/>
          </w:rPr>
          <w:delText>Ajánlott terjedelem: 0,5-1 oldal</w:delText>
        </w:r>
      </w:del>
      <w:ins w:id="254" w:author="Katalin Eszter Kasza" w:date="2022-04-29T21:38:00Z">
        <w:r w:rsidRPr="002D00EB">
          <w:rPr>
            <w:rStyle w:val="NoneA"/>
            <w:b/>
            <w:u w:val="single"/>
          </w:rPr>
          <w:t xml:space="preserve">Önértékelés: Kasza Katalin </w:t>
        </w:r>
      </w:ins>
    </w:p>
    <w:p w:rsidR="00712E5F" w:rsidRPr="00CD1D6B" w:rsidRDefault="00712E5F">
      <w:pPr>
        <w:rPr>
          <w:ins w:id="255" w:author="Katalin Eszter Kasza" w:date="2022-04-29T21:38:00Z"/>
          <w:rStyle w:val="NoneA"/>
        </w:rPr>
      </w:pPr>
    </w:p>
    <w:p w:rsidR="00712E5F" w:rsidRPr="00CD1D6B" w:rsidRDefault="00551F6F" w:rsidP="002D00EB">
      <w:pPr>
        <w:rPr>
          <w:ins w:id="256" w:author="Katalin Eszter Kasza" w:date="2022-04-29T21:38:00Z"/>
          <w:rStyle w:val="NoneA"/>
        </w:rPr>
      </w:pPr>
      <w:ins w:id="257" w:author="Katalin Eszter Kasza" w:date="2022-04-29T21:38:00Z">
        <w:r w:rsidRPr="00CD1D6B">
          <w:rPr>
            <w:rStyle w:val="NoneA"/>
          </w:rPr>
          <w:t xml:space="preserve">A feladat megvalósítása során a weboldal készítésénél sok kihívással találkoztam melyekből tanultam. A weboldal nagy része Mac-en készült. Az operációs rendszer sajátosságai miatt nehézkes volt a weboldal tesztelése és fejlesztése. Sajnos mivel másik számítógép nem állt rendelkezésemre ezzel kellett boldogulnom. A jövőben inkább Windows alapú gépen fogok dolgozni </w:t>
        </w:r>
      </w:ins>
    </w:p>
    <w:p w:rsidR="00712E5F" w:rsidRPr="00CD1D6B" w:rsidRDefault="00551F6F" w:rsidP="002D00EB">
      <w:pPr>
        <w:rPr>
          <w:ins w:id="258" w:author="Katalin Eszter Kasza" w:date="2022-04-29T21:38:00Z"/>
          <w:rStyle w:val="NoneA"/>
        </w:rPr>
      </w:pPr>
      <w:ins w:id="259" w:author="Katalin Eszter Kasza" w:date="2022-04-29T21:38:00Z">
        <w:r w:rsidRPr="00CD1D6B">
          <w:rPr>
            <w:rStyle w:val="NoneA"/>
          </w:rPr>
          <w:t xml:space="preserve">Nehézség volt továbbá az idő hatékony beosztása munka mellett, illetve az egyes feladat egységek lebontása, határidők kijelölése és azok megtartása.  A projekt elején próbálkoztam a List alkalmazás használatával, de számomra még mindig az Calendar es iTask alkalmazások használata a leg kézenfekvőbb, vagy éppen a leginkább bevált. </w:t>
        </w:r>
      </w:ins>
    </w:p>
    <w:p w:rsidR="00712E5F" w:rsidRPr="00CD1D6B" w:rsidRDefault="00551F6F">
      <w:pPr>
        <w:rPr>
          <w:ins w:id="260" w:author="Katalin Eszter Kasza" w:date="2022-04-29T21:38:00Z"/>
          <w:rStyle w:val="NoneA"/>
        </w:rPr>
      </w:pPr>
      <w:ins w:id="261" w:author="Katalin Eszter Kasza" w:date="2022-04-29T21:38:00Z">
        <w:r w:rsidRPr="00CD1D6B">
          <w:rPr>
            <w:rStyle w:val="NoneA"/>
          </w:rPr>
          <w:t xml:space="preserve">A munkámat nagyon megkönnyítette a w3school felület illetve a Stack Overflow felületek. </w:t>
        </w:r>
      </w:ins>
    </w:p>
    <w:p w:rsidR="00712E5F" w:rsidRDefault="00712E5F">
      <w:pPr>
        <w:rPr>
          <w:rStyle w:val="NoneA"/>
        </w:rPr>
      </w:pPr>
    </w:p>
    <w:p w:rsidR="002D00EB" w:rsidRPr="00B113F2" w:rsidRDefault="002D00EB">
      <w:pPr>
        <w:rPr>
          <w:rStyle w:val="NoneA"/>
          <w:b/>
          <w:u w:val="single"/>
        </w:rPr>
      </w:pPr>
      <w:r w:rsidRPr="00B113F2">
        <w:rPr>
          <w:rStyle w:val="NoneA"/>
          <w:b/>
          <w:u w:val="single"/>
        </w:rPr>
        <w:t>Önértékelés: Bécsi Adél</w:t>
      </w:r>
    </w:p>
    <w:p w:rsidR="002D00EB" w:rsidRDefault="002D00EB">
      <w:pPr>
        <w:rPr>
          <w:rStyle w:val="NoneA"/>
        </w:rPr>
      </w:pPr>
    </w:p>
    <w:p w:rsidR="002D00EB" w:rsidRDefault="002D00EB">
      <w:pPr>
        <w:rPr>
          <w:rStyle w:val="NoneA"/>
        </w:rPr>
      </w:pPr>
      <w:r>
        <w:rPr>
          <w:rStyle w:val="NoneA"/>
        </w:rPr>
        <w:t xml:space="preserve">A fejlesztés során több esetben is problémát okozott a GitHub nem egységes használatából adódó kellemetlenséget, amiket sikeresen tudtunk orvosolni a projekt végére. Így a desktop és webes applikáció együttes használatával probléma nélkül, gördülékenyen tudtunk együtt dolgozni. Mindenképpen fontosnak tartom, hogy a jövőben előre megbeszélt módon és azonos </w:t>
      </w:r>
      <w:proofErr w:type="gramStart"/>
      <w:r>
        <w:rPr>
          <w:rStyle w:val="NoneA"/>
        </w:rPr>
        <w:t>verzió kezelést</w:t>
      </w:r>
      <w:proofErr w:type="gramEnd"/>
      <w:r>
        <w:rPr>
          <w:rStyle w:val="NoneA"/>
        </w:rPr>
        <w:t xml:space="preserve"> alkalmazva folytassunk fejlesztéseket. </w:t>
      </w:r>
    </w:p>
    <w:p w:rsidR="002D00EB" w:rsidRDefault="002D00EB">
      <w:pPr>
        <w:rPr>
          <w:rStyle w:val="NoneA"/>
        </w:rPr>
      </w:pPr>
      <w:r>
        <w:rPr>
          <w:rStyle w:val="NoneA"/>
        </w:rPr>
        <w:t xml:space="preserve">Úgy gondolom, hogy mindenképpen bővítenem kell a tudásomat, ahhoz, hogy egy hasonló projektet a jövően gyorsabban és körültekintőbben tudjak elkészíteni. Tapasztalatot szereztem adatbázis készítésben, adatbázis kapcsolat létrehozásában, </w:t>
      </w:r>
      <w:r w:rsidR="00B113F2">
        <w:rPr>
          <w:rStyle w:val="NoneA"/>
        </w:rPr>
        <w:t xml:space="preserve">függvények használatában, illetve nagyobb rálátást szereztem a </w:t>
      </w:r>
      <w:proofErr w:type="gramStart"/>
      <w:r w:rsidR="00B113F2">
        <w:rPr>
          <w:rStyle w:val="NoneA"/>
        </w:rPr>
        <w:t>verzió követő</w:t>
      </w:r>
      <w:proofErr w:type="gramEnd"/>
      <w:r w:rsidR="00B113F2">
        <w:rPr>
          <w:rStyle w:val="NoneA"/>
        </w:rPr>
        <w:t xml:space="preserve"> rendszer használatára és fontosságára. </w:t>
      </w:r>
    </w:p>
    <w:p w:rsidR="00B113F2" w:rsidRPr="00CD1D6B" w:rsidRDefault="00B113F2">
      <w:pPr>
        <w:rPr>
          <w:ins w:id="262" w:author="Katalin Eszter Kasza" w:date="2022-04-29T21:38:00Z"/>
          <w:rStyle w:val="NoneA"/>
        </w:rPr>
      </w:pPr>
      <w:r>
        <w:rPr>
          <w:rStyle w:val="NoneA"/>
        </w:rPr>
        <w:lastRenderedPageBreak/>
        <w:t xml:space="preserve">A PHP nyelvet jobban megismertem, használatában némi rutira tettem szert. Munkám során sok új dolgot is meg kellett ismernem, melyekkel való fejlesztést a w3schools.com és stackoverflow.com weboldalak segítségével sikerült kiviteleznem. </w:t>
      </w:r>
    </w:p>
    <w:p w:rsidR="00712E5F" w:rsidRPr="00CD1D6B" w:rsidRDefault="00712E5F">
      <w:pPr>
        <w:rPr>
          <w:rStyle w:val="NoneA"/>
        </w:rPr>
      </w:pPr>
    </w:p>
    <w:p w:rsidR="00712E5F" w:rsidRPr="00CD1D6B" w:rsidRDefault="00551F6F">
      <w:pPr>
        <w:pStyle w:val="Cmsor2"/>
        <w:numPr>
          <w:ilvl w:val="1"/>
          <w:numId w:val="17"/>
        </w:numPr>
        <w:rPr>
          <w:rFonts w:ascii="Times New Roman" w:eastAsia="Times New Roman" w:hAnsi="Times New Roman" w:cs="Times New Roman"/>
        </w:rPr>
      </w:pPr>
      <w:bookmarkStart w:id="263" w:name="_Toc18"/>
      <w:r w:rsidRPr="00CD1D6B">
        <w:rPr>
          <w:rStyle w:val="NoneA"/>
          <w:rFonts w:ascii="Times New Roman" w:hAnsi="Times New Roman"/>
        </w:rPr>
        <w:t>Továbbfejleszt</w:t>
      </w:r>
      <w:r w:rsidRPr="00CD1D6B">
        <w:rPr>
          <w:rStyle w:val="None"/>
          <w:rFonts w:ascii="Times New Roman" w:hAnsi="Times New Roman"/>
        </w:rPr>
        <w:t>é</w:t>
      </w:r>
      <w:r w:rsidRPr="00CD1D6B">
        <w:rPr>
          <w:rStyle w:val="NoneA"/>
          <w:rFonts w:ascii="Times New Roman" w:hAnsi="Times New Roman"/>
        </w:rPr>
        <w:t>si lehetős</w:t>
      </w:r>
      <w:r w:rsidRPr="00CD1D6B">
        <w:rPr>
          <w:rStyle w:val="None"/>
          <w:rFonts w:ascii="Times New Roman" w:hAnsi="Times New Roman"/>
        </w:rPr>
        <w:t>égek</w:t>
      </w:r>
      <w:bookmarkEnd w:id="263"/>
    </w:p>
    <w:p w:rsidR="00B113F2" w:rsidRDefault="00551F6F">
      <w:pPr>
        <w:rPr>
          <w:rStyle w:val="None"/>
        </w:rPr>
      </w:pPr>
      <w:r w:rsidRPr="00CD1D6B">
        <w:rPr>
          <w:rStyle w:val="None"/>
        </w:rPr>
        <w:t xml:space="preserve">Nagyon szerettük volna bővíteni </w:t>
      </w:r>
      <w:r w:rsidR="00B113F2">
        <w:rPr>
          <w:rStyle w:val="None"/>
        </w:rPr>
        <w:t>a weboldalon található lehetőségeket, és funkciókat, illetve még felhasználó centrikusabbá tenni, de ezt sajnos az idő rövidsége és az addigi tudásunk még nem tette lehetővé. Ettől függetlenül azon fogunk dolgozni, hogy a megálmodott weboldalunk egyre jobb legyen a jövőben.</w:t>
      </w:r>
    </w:p>
    <w:p w:rsidR="00712E5F" w:rsidRPr="00CD1D6B" w:rsidRDefault="00551F6F">
      <w:pPr>
        <w:rPr>
          <w:rStyle w:val="None"/>
        </w:rPr>
      </w:pPr>
      <w:r w:rsidRPr="00CD1D6B">
        <w:rPr>
          <w:rStyle w:val="None"/>
        </w:rPr>
        <w:t xml:space="preserve">Fejlesztési tervek a jövőre nézve: </w:t>
      </w:r>
    </w:p>
    <w:p w:rsidR="00712E5F" w:rsidRDefault="00551F6F">
      <w:pPr>
        <w:pStyle w:val="Listaszerbekezds"/>
        <w:numPr>
          <w:ilvl w:val="0"/>
          <w:numId w:val="41"/>
        </w:numPr>
        <w:rPr>
          <w:rStyle w:val="None"/>
        </w:rPr>
      </w:pPr>
      <w:r w:rsidRPr="00CD1D6B">
        <w:rPr>
          <w:rStyle w:val="None"/>
        </w:rPr>
        <w:t xml:space="preserve">Minden felületen esztétikus </w:t>
      </w:r>
      <w:r w:rsidRPr="00CD1D6B">
        <w:rPr>
          <w:rStyle w:val="None"/>
          <w:rFonts w:ascii="Arial Unicode MS" w:hAnsi="Arial Unicode MS"/>
          <w:rtl/>
        </w:rPr>
        <w:t>“</w:t>
      </w:r>
      <w:r w:rsidRPr="00CD1D6B">
        <w:rPr>
          <w:rStyle w:val="None"/>
        </w:rPr>
        <w:t>Vissza” gomb lefejlesztése.</w:t>
      </w:r>
    </w:p>
    <w:p w:rsidR="00C5718B" w:rsidRPr="00CD1D6B" w:rsidRDefault="00C5718B">
      <w:pPr>
        <w:pStyle w:val="Listaszerbekezds"/>
        <w:numPr>
          <w:ilvl w:val="0"/>
          <w:numId w:val="41"/>
        </w:numPr>
      </w:pPr>
      <w:r>
        <w:rPr>
          <w:rStyle w:val="None"/>
        </w:rPr>
        <w:t xml:space="preserve">Második Kutyák és Cicák </w:t>
      </w:r>
      <w:proofErr w:type="gramStart"/>
      <w:r>
        <w:rPr>
          <w:rStyle w:val="None"/>
        </w:rPr>
        <w:t>gomb működésbe</w:t>
      </w:r>
      <w:proofErr w:type="gramEnd"/>
      <w:r>
        <w:rPr>
          <w:rStyle w:val="None"/>
        </w:rPr>
        <w:t xml:space="preserve"> hozása</w:t>
      </w:r>
    </w:p>
    <w:p w:rsidR="00712E5F" w:rsidRPr="00CD1D6B" w:rsidRDefault="00551F6F">
      <w:pPr>
        <w:pStyle w:val="Listaszerbekezds"/>
        <w:numPr>
          <w:ilvl w:val="0"/>
          <w:numId w:val="41"/>
        </w:numPr>
      </w:pPr>
      <w:r w:rsidRPr="00CD1D6B">
        <w:rPr>
          <w:rStyle w:val="None"/>
        </w:rPr>
        <w:t>Minden oldalon a bejelentkezett felhasználó tájékoztatása a bejelentkezett státuszról.</w:t>
      </w:r>
    </w:p>
    <w:p w:rsidR="00712E5F" w:rsidRPr="00CD1D6B" w:rsidRDefault="00551F6F">
      <w:pPr>
        <w:pStyle w:val="Listaszerbekezds"/>
        <w:numPr>
          <w:ilvl w:val="0"/>
          <w:numId w:val="41"/>
        </w:numPr>
      </w:pPr>
      <w:r w:rsidRPr="00CD1D6B">
        <w:rPr>
          <w:rStyle w:val="None"/>
        </w:rPr>
        <w:t xml:space="preserve">Kutyák és Macskák lapon belül keresési lehetőségek lefejlesztése, </w:t>
      </w:r>
      <w:proofErr w:type="gramStart"/>
      <w:r w:rsidRPr="00CD1D6B">
        <w:rPr>
          <w:rStyle w:val="None"/>
        </w:rPr>
        <w:t>ezen</w:t>
      </w:r>
      <w:proofErr w:type="gramEnd"/>
      <w:r w:rsidRPr="00CD1D6B">
        <w:rPr>
          <w:rStyle w:val="None"/>
        </w:rPr>
        <w:t xml:space="preserve"> lapok stílusosabbá, szebbé varázslása.</w:t>
      </w:r>
    </w:p>
    <w:p w:rsidR="00712E5F" w:rsidRPr="00CD1D6B" w:rsidRDefault="00551F6F">
      <w:pPr>
        <w:pStyle w:val="Listaszerbekezds"/>
        <w:numPr>
          <w:ilvl w:val="0"/>
          <w:numId w:val="41"/>
        </w:numPr>
      </w:pPr>
      <w:r w:rsidRPr="00CD1D6B">
        <w:rPr>
          <w:rStyle w:val="None"/>
        </w:rPr>
        <w:t xml:space="preserve">Bejelentkezés után állatok örökbefogadásának online lehetővé tétele, saját profil és adatok módosításának a lehetősége. </w:t>
      </w:r>
    </w:p>
    <w:p w:rsidR="00712E5F" w:rsidRPr="00CD1D6B" w:rsidRDefault="00551F6F">
      <w:pPr>
        <w:pStyle w:val="Listaszerbekezds"/>
        <w:numPr>
          <w:ilvl w:val="0"/>
          <w:numId w:val="41"/>
        </w:numPr>
      </w:pPr>
      <w:r w:rsidRPr="00CD1D6B">
        <w:rPr>
          <w:rStyle w:val="None"/>
        </w:rPr>
        <w:t xml:space="preserve">Munkavállaló fiókkal a webes felületen állatok hozzáadásának, módosításának, törlésének a lehetősége. </w:t>
      </w:r>
    </w:p>
    <w:p w:rsidR="00712E5F" w:rsidRPr="00CD1D6B" w:rsidRDefault="00551F6F">
      <w:pPr>
        <w:pStyle w:val="Listaszerbekezds"/>
        <w:numPr>
          <w:ilvl w:val="0"/>
          <w:numId w:val="41"/>
        </w:numPr>
      </w:pPr>
      <w:r w:rsidRPr="00CD1D6B">
        <w:rPr>
          <w:rStyle w:val="None"/>
        </w:rPr>
        <w:t>Már meglévő fiókkal való ismételt regisztrációnál a felület automatikus erre vonatkozó üzenetet küldjön: “ Ez a felhasználó fiók már létezik!”.</w:t>
      </w:r>
    </w:p>
    <w:p w:rsidR="00712E5F" w:rsidRPr="00CD1D6B" w:rsidRDefault="00551F6F">
      <w:pPr>
        <w:rPr>
          <w:rStyle w:val="None"/>
        </w:rPr>
      </w:pPr>
      <w:r w:rsidRPr="00CD1D6B">
        <w:rPr>
          <w:rStyle w:val="None"/>
        </w:rPr>
        <w:t xml:space="preserve">A továbbfejlesztési ötletekből kifogyhatatlanok vagyunk. Azon dolgozunk, hogy a lehető legjobb felhasználó élményt biztosítsuk a weboldalunkon. </w:t>
      </w:r>
    </w:p>
    <w:p w:rsidR="00712E5F" w:rsidRPr="00CD1D6B" w:rsidRDefault="00551F6F">
      <w:pPr>
        <w:pStyle w:val="Cmsor1"/>
        <w:numPr>
          <w:ilvl w:val="0"/>
          <w:numId w:val="42"/>
        </w:numPr>
        <w:rPr>
          <w:rFonts w:ascii="Times New Roman" w:eastAsia="Times New Roman" w:hAnsi="Times New Roman" w:cs="Times New Roman"/>
        </w:rPr>
      </w:pPr>
      <w:bookmarkStart w:id="264" w:name="_Toc19"/>
      <w:r w:rsidRPr="00CD1D6B">
        <w:rPr>
          <w:rStyle w:val="NoneA"/>
          <w:rFonts w:ascii="Times New Roman" w:hAnsi="Times New Roman"/>
        </w:rPr>
        <w:lastRenderedPageBreak/>
        <w:t>Felhasznált irodalom</w:t>
      </w:r>
      <w:bookmarkEnd w:id="264"/>
    </w:p>
    <w:p w:rsidR="00712E5F" w:rsidRPr="00CD1D6B" w:rsidRDefault="00551F6F">
      <w:pPr>
        <w:rPr>
          <w:ins w:id="265" w:author="Katalin Eszter Kasza" w:date="2022-04-29T21:37:00Z"/>
          <w:rStyle w:val="NoneA"/>
        </w:rPr>
      </w:pPr>
      <w:ins w:id="266" w:author="Katalin Eszter Kasza" w:date="2022-04-29T21:37:00Z">
        <w:r w:rsidRPr="00CD1D6B">
          <w:rPr>
            <w:rStyle w:val="Hyperlink1"/>
          </w:rPr>
          <w:fldChar w:fldCharType="begin"/>
        </w:r>
        <w:r w:rsidRPr="00CD1D6B">
          <w:rPr>
            <w:rStyle w:val="Hyperlink1"/>
          </w:rPr>
          <w:instrText xml:space="preserve"> HYPERLINK "http://www.nicepage.com"</w:instrText>
        </w:r>
        <w:r w:rsidRPr="00CD1D6B">
          <w:rPr>
            <w:rStyle w:val="Hyperlink1"/>
          </w:rPr>
          <w:fldChar w:fldCharType="separate"/>
        </w:r>
        <w:r w:rsidRPr="00CD1D6B">
          <w:rPr>
            <w:rStyle w:val="Hyperlink1"/>
          </w:rPr>
          <w:t>www.nicepage.com</w:t>
        </w:r>
        <w:r w:rsidRPr="00CD1D6B">
          <w:fldChar w:fldCharType="end"/>
        </w:r>
        <w:proofErr w:type="gramStart"/>
        <w:r w:rsidRPr="00CD1D6B">
          <w:rPr>
            <w:rStyle w:val="NoneA"/>
          </w:rPr>
          <w:t>,  2022.</w:t>
        </w:r>
        <w:proofErr w:type="gramEnd"/>
        <w:r w:rsidRPr="00CD1D6B">
          <w:rPr>
            <w:rStyle w:val="NoneA"/>
          </w:rPr>
          <w:t>02.15</w:t>
        </w:r>
      </w:ins>
    </w:p>
    <w:p w:rsidR="00712E5F" w:rsidRPr="00CD1D6B" w:rsidRDefault="00551F6F">
      <w:pPr>
        <w:rPr>
          <w:del w:id="267" w:author="Katalin Eszter Kasza" w:date="2022-04-29T21:37:00Z"/>
          <w:rStyle w:val="NoneA"/>
        </w:rPr>
      </w:pPr>
      <w:ins w:id="268" w:author="Katalin Eszter Kasza" w:date="2022-04-29T21:37:00Z">
        <w:r w:rsidRPr="00CD1D6B">
          <w:rPr>
            <w:rStyle w:val="Hyperlink1"/>
          </w:rPr>
          <w:fldChar w:fldCharType="begin"/>
        </w:r>
        <w:r w:rsidRPr="00CD1D6B">
          <w:rPr>
            <w:rStyle w:val="Hyperlink1"/>
          </w:rPr>
          <w:instrText xml:space="preserve"> HYPERLINK "http://goole.com"</w:instrText>
        </w:r>
        <w:r w:rsidRPr="00CD1D6B">
          <w:rPr>
            <w:rStyle w:val="Hyperlink1"/>
          </w:rPr>
          <w:fldChar w:fldCharType="separate"/>
        </w:r>
        <w:r w:rsidRPr="00CD1D6B">
          <w:rPr>
            <w:rStyle w:val="Hyperlink1"/>
          </w:rPr>
          <w:t>goole.com</w:t>
        </w:r>
        <w:r w:rsidRPr="00CD1D6B">
          <w:fldChar w:fldCharType="end"/>
        </w:r>
        <w:r w:rsidRPr="00CD1D6B">
          <w:rPr>
            <w:rStyle w:val="NoneA"/>
          </w:rPr>
          <w:t xml:space="preserve"> képkereső, </w:t>
        </w:r>
        <w:proofErr w:type="gramStart"/>
        <w:r w:rsidRPr="00CD1D6B">
          <w:rPr>
            <w:rStyle w:val="NoneA"/>
          </w:rPr>
          <w:t>( licencelhető</w:t>
        </w:r>
        <w:proofErr w:type="gramEnd"/>
        <w:r w:rsidRPr="00CD1D6B">
          <w:rPr>
            <w:rStyle w:val="NoneA"/>
          </w:rPr>
          <w:t xml:space="preserve"> képek 2022.04.28)</w:t>
        </w:r>
      </w:ins>
      <w:del w:id="269" w:author="Katalin Eszter Kasza" w:date="2022-04-29T21:37:00Z">
        <w:r w:rsidRPr="00CD1D6B">
          <w:rPr>
            <w:rStyle w:val="None"/>
          </w:rPr>
          <w:delText>Minden olyan forrás pontos megadása, amelyet a szakdolgozatodban felhasználtál.</w:delText>
        </w:r>
      </w:del>
    </w:p>
    <w:p w:rsidR="00712E5F" w:rsidRPr="00CD1D6B" w:rsidRDefault="00551F6F">
      <w:pPr>
        <w:rPr>
          <w:del w:id="270" w:author="Katalin Eszter Kasza" w:date="2022-04-29T21:37:00Z"/>
          <w:rStyle w:val="NoneA"/>
        </w:rPr>
      </w:pPr>
      <w:del w:id="271" w:author="Katalin Eszter Kasza" w:date="2022-04-29T21:37:00Z">
        <w:r w:rsidRPr="00CD1D6B">
          <w:rPr>
            <w:rStyle w:val="NoneA"/>
          </w:rPr>
          <w:delText xml:space="preserve">A forrás lehet pl. </w:delText>
        </w:r>
      </w:del>
    </w:p>
    <w:p w:rsidR="00712E5F" w:rsidRPr="00CD1D6B" w:rsidRDefault="00551F6F">
      <w:pPr>
        <w:rPr>
          <w:del w:id="272" w:author="Katalin Eszter Kasza" w:date="2022-04-29T21:37:00Z"/>
          <w:rStyle w:val="NoneA"/>
        </w:rPr>
      </w:pPr>
      <w:del w:id="273" w:author="Katalin Eszter Kasza" w:date="2022-04-29T21:37:00Z">
        <w:r w:rsidRPr="00CD1D6B">
          <w:rPr>
            <w:rStyle w:val="None"/>
          </w:rPr>
          <w:delText>Könyv. Meg kell adnod a következőket: szerző(k), cím, kiadó, kiadás éve.</w:delText>
        </w:r>
      </w:del>
    </w:p>
    <w:p w:rsidR="00712E5F" w:rsidRPr="00CD1D6B" w:rsidRDefault="00551F6F">
      <w:pPr>
        <w:rPr>
          <w:del w:id="274" w:author="Katalin Eszter Kasza" w:date="2022-04-29T21:37:00Z"/>
          <w:rStyle w:val="NoneA"/>
        </w:rPr>
      </w:pPr>
      <w:del w:id="275" w:author="Katalin Eszter Kasza" w:date="2022-04-29T21:37:00Z">
        <w:r w:rsidRPr="00CD1D6B">
          <w:rPr>
            <w:rStyle w:val="None"/>
          </w:rPr>
          <w:delText>Weboldal. Meg kell adnod a linket, az oldal címét Mikor láttad utoljára.</w:delText>
        </w:r>
      </w:del>
    </w:p>
    <w:p w:rsidR="00712E5F" w:rsidRPr="00CD1D6B" w:rsidRDefault="00551F6F">
      <w:pPr>
        <w:rPr>
          <w:del w:id="276" w:author="Katalin Eszter Kasza" w:date="2022-04-29T21:37:00Z"/>
          <w:rStyle w:val="NoneA"/>
        </w:rPr>
      </w:pPr>
      <w:del w:id="277" w:author="Katalin Eszter Kasza" w:date="2022-04-29T21:37:00Z">
        <w:r w:rsidRPr="00CD1D6B">
          <w:rPr>
            <w:rStyle w:val="None"/>
          </w:rPr>
          <w:delText>Elektronikus dokumentum. Meg kell adnod a szerzőt, a letöltés helyét, idejét</w:delText>
        </w:r>
      </w:del>
    </w:p>
    <w:p w:rsidR="00712E5F" w:rsidRPr="00CD1D6B" w:rsidRDefault="00551F6F">
      <w:pPr>
        <w:rPr>
          <w:del w:id="278" w:author="Katalin Eszter Kasza" w:date="2022-04-29T21:37:00Z"/>
          <w:rStyle w:val="NoneA"/>
        </w:rPr>
      </w:pPr>
      <w:del w:id="279" w:author="Katalin Eszter Kasza" w:date="2022-04-29T21:37:00Z">
        <w:r w:rsidRPr="00CD1D6B">
          <w:rPr>
            <w:rStyle w:val="None"/>
          </w:rPr>
          <w:delText>Ha a szakdolgozatban valamely forrásból szó szerint idézel, akkor a megfelelő szövegrészt idézőjelbe kell tenni, és lábjegyzetben meg kell jelölnöd az idézet forrását.</w:delText>
        </w:r>
      </w:del>
    </w:p>
    <w:p w:rsidR="00712E5F" w:rsidRPr="00CD1D6B" w:rsidRDefault="00551F6F">
      <w:pPr>
        <w:rPr>
          <w:del w:id="280" w:author="Katalin Eszter Kasza" w:date="2022-04-29T21:37:00Z"/>
          <w:rStyle w:val="NoneA"/>
        </w:rPr>
      </w:pPr>
      <w:del w:id="281" w:author="Katalin Eszter Kasza" w:date="2022-04-29T21:37:00Z">
        <w:r w:rsidRPr="00CD1D6B">
          <w:rPr>
            <w:rStyle w:val="NoneA"/>
          </w:rPr>
          <w:delText>Ajánlott terjedelem: ½ -1 oldal.</w:delText>
        </w:r>
      </w:del>
    </w:p>
    <w:p w:rsidR="00712E5F" w:rsidRPr="00CD1D6B" w:rsidRDefault="00712E5F">
      <w:pPr>
        <w:rPr>
          <w:rStyle w:val="None"/>
        </w:rPr>
      </w:pPr>
    </w:p>
    <w:p w:rsidR="00712E5F" w:rsidRPr="00CD1D6B" w:rsidRDefault="00551F6F">
      <w:pPr>
        <w:rPr>
          <w:rStyle w:val="NoneA"/>
        </w:rPr>
      </w:pPr>
      <w:r w:rsidRPr="00CD1D6B">
        <w:rPr>
          <w:rStyle w:val="None"/>
        </w:rPr>
        <w:t>https://</w:t>
      </w:r>
      <w:proofErr w:type="gramStart"/>
      <w:r w:rsidRPr="00CD1D6B">
        <w:rPr>
          <w:rStyle w:val="None"/>
        </w:rPr>
        <w:t>hu.pinterest.com/ ,</w:t>
      </w:r>
      <w:proofErr w:type="gramEnd"/>
      <w:r w:rsidRPr="00CD1D6B">
        <w:rPr>
          <w:rStyle w:val="None"/>
        </w:rPr>
        <w:t xml:space="preserve"> utolsó megtekintés: 2022.04.28</w:t>
      </w:r>
    </w:p>
    <w:p w:rsidR="00712E5F" w:rsidRPr="00CD1D6B" w:rsidRDefault="00551F6F">
      <w:pPr>
        <w:rPr>
          <w:rStyle w:val="NoneA"/>
        </w:rPr>
      </w:pPr>
      <w:r w:rsidRPr="00CD1D6B">
        <w:rPr>
          <w:rStyle w:val="None"/>
        </w:rPr>
        <w:t>https://</w:t>
      </w:r>
      <w:proofErr w:type="gramStart"/>
      <w:r w:rsidRPr="00CD1D6B">
        <w:rPr>
          <w:rStyle w:val="None"/>
        </w:rPr>
        <w:t>www.w3schools.com/ ,</w:t>
      </w:r>
      <w:proofErr w:type="gramEnd"/>
      <w:r w:rsidRPr="00CD1D6B">
        <w:rPr>
          <w:rStyle w:val="None"/>
        </w:rPr>
        <w:t xml:space="preserve"> utolsó megtekintés: 2022.04.28</w:t>
      </w:r>
    </w:p>
    <w:p w:rsidR="00712E5F" w:rsidRPr="00CD1D6B" w:rsidRDefault="00551F6F">
      <w:pPr>
        <w:rPr>
          <w:rStyle w:val="NoneA"/>
        </w:rPr>
      </w:pPr>
      <w:hyperlink r:id="rId35" w:history="1">
        <w:r w:rsidRPr="00CD1D6B">
          <w:rPr>
            <w:rStyle w:val="Hyperlink2"/>
            <w:rFonts w:eastAsia="Arial Unicode MS"/>
            <w:lang w:val="hu-HU"/>
          </w:rPr>
          <w:t>https://stackoverflow.com/</w:t>
        </w:r>
      </w:hyperlink>
      <w:r w:rsidRPr="00CD1D6B">
        <w:rPr>
          <w:rStyle w:val="None"/>
        </w:rPr>
        <w:t>, utolsó megtekintés: 2022.04.28</w:t>
      </w:r>
    </w:p>
    <w:p w:rsidR="00712E5F" w:rsidRPr="00CD1D6B" w:rsidRDefault="00551F6F">
      <w:pPr>
        <w:pStyle w:val="Cmsor1"/>
        <w:numPr>
          <w:ilvl w:val="0"/>
          <w:numId w:val="17"/>
        </w:numPr>
        <w:rPr>
          <w:rFonts w:ascii="Times New Roman" w:eastAsia="Times New Roman" w:hAnsi="Times New Roman" w:cs="Times New Roman"/>
        </w:rPr>
      </w:pPr>
      <w:bookmarkStart w:id="282" w:name="_Toc20"/>
      <w:r w:rsidRPr="00CD1D6B">
        <w:rPr>
          <w:rStyle w:val="NoneA"/>
          <w:rFonts w:ascii="Times New Roman" w:hAnsi="Times New Roman"/>
        </w:rPr>
        <w:lastRenderedPageBreak/>
        <w:t>Ábrajegyz</w:t>
      </w:r>
      <w:r w:rsidRPr="00CD1D6B">
        <w:rPr>
          <w:rStyle w:val="None"/>
          <w:rFonts w:ascii="Times New Roman" w:hAnsi="Times New Roman"/>
        </w:rPr>
        <w:t>é</w:t>
      </w:r>
      <w:r w:rsidRPr="00CD1D6B">
        <w:rPr>
          <w:rStyle w:val="NoneA"/>
          <w:rFonts w:ascii="Times New Roman" w:hAnsi="Times New Roman"/>
        </w:rPr>
        <w:t>k</w:t>
      </w:r>
      <w:bookmarkEnd w:id="282"/>
    </w:p>
    <w:p w:rsidR="00712E5F" w:rsidRDefault="00712E5F" w:rsidP="00C5718B">
      <w:pPr>
        <w:spacing w:after="0" w:line="240" w:lineRule="auto"/>
        <w:ind w:firstLine="0"/>
      </w:pPr>
    </w:p>
    <w:p w:rsidR="00C5718B" w:rsidRDefault="00C5718B">
      <w:pPr>
        <w:pStyle w:val="brajegyzk"/>
        <w:tabs>
          <w:tab w:val="right" w:leader="dot" w:pos="9054"/>
        </w:tabs>
        <w:rPr>
          <w:noProof/>
        </w:rPr>
      </w:pPr>
      <w:r>
        <w:fldChar w:fldCharType="begin"/>
      </w:r>
      <w:r>
        <w:instrText xml:space="preserve"> TOC \h \z \c "ábra" </w:instrText>
      </w:r>
      <w:r>
        <w:fldChar w:fldCharType="separate"/>
      </w:r>
      <w:hyperlink r:id="rId36" w:anchor="_Toc102169587" w:history="1">
        <w:r w:rsidRPr="009D67B8">
          <w:rPr>
            <w:rStyle w:val="Hiperhivatkozs"/>
            <w:noProof/>
          </w:rPr>
          <w:t>1. ábra Mappa struktúra</w:t>
        </w:r>
        <w:r>
          <w:rPr>
            <w:noProof/>
            <w:webHidden/>
          </w:rPr>
          <w:tab/>
        </w:r>
        <w:r>
          <w:rPr>
            <w:noProof/>
            <w:webHidden/>
          </w:rPr>
          <w:fldChar w:fldCharType="begin"/>
        </w:r>
        <w:r>
          <w:rPr>
            <w:noProof/>
            <w:webHidden/>
          </w:rPr>
          <w:instrText xml:space="preserve"> PAGEREF _Toc102169587 \h </w:instrText>
        </w:r>
        <w:r>
          <w:rPr>
            <w:noProof/>
            <w:webHidden/>
          </w:rPr>
        </w:r>
        <w:r>
          <w:rPr>
            <w:noProof/>
            <w:webHidden/>
          </w:rPr>
          <w:fldChar w:fldCharType="separate"/>
        </w:r>
        <w:r w:rsidR="0018244B">
          <w:rPr>
            <w:noProof/>
            <w:webHidden/>
          </w:rPr>
          <w:t>11</w:t>
        </w:r>
        <w:r>
          <w:rPr>
            <w:noProof/>
            <w:webHidden/>
          </w:rPr>
          <w:fldChar w:fldCharType="end"/>
        </w:r>
      </w:hyperlink>
    </w:p>
    <w:p w:rsidR="00C5718B" w:rsidRDefault="00C5718B">
      <w:pPr>
        <w:pStyle w:val="brajegyzk"/>
        <w:tabs>
          <w:tab w:val="right" w:leader="dot" w:pos="9054"/>
        </w:tabs>
        <w:rPr>
          <w:noProof/>
        </w:rPr>
      </w:pPr>
      <w:hyperlink r:id="rId37" w:anchor="_Toc102169588" w:history="1">
        <w:r w:rsidRPr="009D67B8">
          <w:rPr>
            <w:rStyle w:val="Hiperhivatkozs"/>
            <w:noProof/>
          </w:rPr>
          <w:t>2. ábra CSS stíluslapok</w:t>
        </w:r>
        <w:r>
          <w:rPr>
            <w:noProof/>
            <w:webHidden/>
          </w:rPr>
          <w:tab/>
        </w:r>
        <w:r>
          <w:rPr>
            <w:noProof/>
            <w:webHidden/>
          </w:rPr>
          <w:fldChar w:fldCharType="begin"/>
        </w:r>
        <w:r>
          <w:rPr>
            <w:noProof/>
            <w:webHidden/>
          </w:rPr>
          <w:instrText xml:space="preserve"> PAGEREF _Toc102169588 \h </w:instrText>
        </w:r>
        <w:r>
          <w:rPr>
            <w:noProof/>
            <w:webHidden/>
          </w:rPr>
        </w:r>
        <w:r>
          <w:rPr>
            <w:noProof/>
            <w:webHidden/>
          </w:rPr>
          <w:fldChar w:fldCharType="separate"/>
        </w:r>
        <w:r w:rsidR="0018244B">
          <w:rPr>
            <w:noProof/>
            <w:webHidden/>
          </w:rPr>
          <w:t>12</w:t>
        </w:r>
        <w:r>
          <w:rPr>
            <w:noProof/>
            <w:webHidden/>
          </w:rPr>
          <w:fldChar w:fldCharType="end"/>
        </w:r>
      </w:hyperlink>
    </w:p>
    <w:p w:rsidR="00C5718B" w:rsidRDefault="00C5718B">
      <w:pPr>
        <w:pStyle w:val="brajegyzk"/>
        <w:tabs>
          <w:tab w:val="right" w:leader="dot" w:pos="9054"/>
        </w:tabs>
        <w:rPr>
          <w:noProof/>
        </w:rPr>
      </w:pPr>
      <w:hyperlink w:anchor="_Toc102169589" w:history="1">
        <w:r w:rsidRPr="009D67B8">
          <w:rPr>
            <w:rStyle w:val="Hiperhivatkozs"/>
            <w:noProof/>
          </w:rPr>
          <w:t>3. ábra Ikon</w:t>
        </w:r>
        <w:r>
          <w:rPr>
            <w:noProof/>
            <w:webHidden/>
          </w:rPr>
          <w:tab/>
        </w:r>
        <w:r>
          <w:rPr>
            <w:noProof/>
            <w:webHidden/>
          </w:rPr>
          <w:fldChar w:fldCharType="begin"/>
        </w:r>
        <w:r>
          <w:rPr>
            <w:noProof/>
            <w:webHidden/>
          </w:rPr>
          <w:instrText xml:space="preserve"> PAGEREF _Toc102169589 \h </w:instrText>
        </w:r>
        <w:r>
          <w:rPr>
            <w:noProof/>
            <w:webHidden/>
          </w:rPr>
        </w:r>
        <w:r>
          <w:rPr>
            <w:noProof/>
            <w:webHidden/>
          </w:rPr>
          <w:fldChar w:fldCharType="separate"/>
        </w:r>
        <w:r w:rsidR="0018244B">
          <w:rPr>
            <w:noProof/>
            <w:webHidden/>
          </w:rPr>
          <w:t>13</w:t>
        </w:r>
        <w:r>
          <w:rPr>
            <w:noProof/>
            <w:webHidden/>
          </w:rPr>
          <w:fldChar w:fldCharType="end"/>
        </w:r>
      </w:hyperlink>
    </w:p>
    <w:p w:rsidR="00C5718B" w:rsidRDefault="00C5718B">
      <w:pPr>
        <w:pStyle w:val="brajegyzk"/>
        <w:tabs>
          <w:tab w:val="right" w:leader="dot" w:pos="9054"/>
        </w:tabs>
        <w:rPr>
          <w:noProof/>
        </w:rPr>
      </w:pPr>
      <w:hyperlink w:anchor="_Toc102169590" w:history="1">
        <w:r w:rsidRPr="009D67B8">
          <w:rPr>
            <w:rStyle w:val="Hiperhivatkozs"/>
            <w:noProof/>
          </w:rPr>
          <w:t>4. ábra Menüpontok</w:t>
        </w:r>
        <w:r>
          <w:rPr>
            <w:noProof/>
            <w:webHidden/>
          </w:rPr>
          <w:tab/>
        </w:r>
        <w:r>
          <w:rPr>
            <w:noProof/>
            <w:webHidden/>
          </w:rPr>
          <w:fldChar w:fldCharType="begin"/>
        </w:r>
        <w:r>
          <w:rPr>
            <w:noProof/>
            <w:webHidden/>
          </w:rPr>
          <w:instrText xml:space="preserve"> PAGEREF _Toc102169590 \h </w:instrText>
        </w:r>
        <w:r>
          <w:rPr>
            <w:noProof/>
            <w:webHidden/>
          </w:rPr>
        </w:r>
        <w:r>
          <w:rPr>
            <w:noProof/>
            <w:webHidden/>
          </w:rPr>
          <w:fldChar w:fldCharType="separate"/>
        </w:r>
        <w:r w:rsidR="0018244B">
          <w:rPr>
            <w:noProof/>
            <w:webHidden/>
          </w:rPr>
          <w:t>13</w:t>
        </w:r>
        <w:r>
          <w:rPr>
            <w:noProof/>
            <w:webHidden/>
          </w:rPr>
          <w:fldChar w:fldCharType="end"/>
        </w:r>
      </w:hyperlink>
    </w:p>
    <w:p w:rsidR="00C5718B" w:rsidRDefault="00C5718B">
      <w:pPr>
        <w:pStyle w:val="brajegyzk"/>
        <w:tabs>
          <w:tab w:val="right" w:leader="dot" w:pos="9054"/>
        </w:tabs>
        <w:rPr>
          <w:noProof/>
        </w:rPr>
      </w:pPr>
      <w:hyperlink w:anchor="_Toc102169591" w:history="1">
        <w:r w:rsidRPr="009D67B8">
          <w:rPr>
            <w:rStyle w:val="Hiperhivatkozs"/>
            <w:noProof/>
          </w:rPr>
          <w:t>5. ábra Vissza gomb</w:t>
        </w:r>
        <w:r>
          <w:rPr>
            <w:noProof/>
            <w:webHidden/>
          </w:rPr>
          <w:tab/>
        </w:r>
        <w:r>
          <w:rPr>
            <w:noProof/>
            <w:webHidden/>
          </w:rPr>
          <w:fldChar w:fldCharType="begin"/>
        </w:r>
        <w:r>
          <w:rPr>
            <w:noProof/>
            <w:webHidden/>
          </w:rPr>
          <w:instrText xml:space="preserve"> PAGEREF _Toc102169591 \h </w:instrText>
        </w:r>
        <w:r>
          <w:rPr>
            <w:noProof/>
            <w:webHidden/>
          </w:rPr>
        </w:r>
        <w:r>
          <w:rPr>
            <w:noProof/>
            <w:webHidden/>
          </w:rPr>
          <w:fldChar w:fldCharType="separate"/>
        </w:r>
        <w:r w:rsidR="0018244B">
          <w:rPr>
            <w:noProof/>
            <w:webHidden/>
          </w:rPr>
          <w:t>14</w:t>
        </w:r>
        <w:r>
          <w:rPr>
            <w:noProof/>
            <w:webHidden/>
          </w:rPr>
          <w:fldChar w:fldCharType="end"/>
        </w:r>
      </w:hyperlink>
    </w:p>
    <w:p w:rsidR="00C5718B" w:rsidRDefault="00C5718B">
      <w:pPr>
        <w:pStyle w:val="brajegyzk"/>
        <w:tabs>
          <w:tab w:val="right" w:leader="dot" w:pos="9054"/>
        </w:tabs>
        <w:rPr>
          <w:noProof/>
        </w:rPr>
      </w:pPr>
      <w:hyperlink w:anchor="_Toc102169592" w:history="1">
        <w:r w:rsidRPr="009D67B8">
          <w:rPr>
            <w:rStyle w:val="Hiperhivatkozs"/>
            <w:noProof/>
          </w:rPr>
          <w:t>6. ábra Al és főoldal összekötése</w:t>
        </w:r>
        <w:r>
          <w:rPr>
            <w:noProof/>
            <w:webHidden/>
          </w:rPr>
          <w:tab/>
        </w:r>
        <w:r>
          <w:rPr>
            <w:noProof/>
            <w:webHidden/>
          </w:rPr>
          <w:fldChar w:fldCharType="begin"/>
        </w:r>
        <w:r>
          <w:rPr>
            <w:noProof/>
            <w:webHidden/>
          </w:rPr>
          <w:instrText xml:space="preserve"> PAGEREF _Toc102169592 \h </w:instrText>
        </w:r>
        <w:r>
          <w:rPr>
            <w:noProof/>
            <w:webHidden/>
          </w:rPr>
        </w:r>
        <w:r>
          <w:rPr>
            <w:noProof/>
            <w:webHidden/>
          </w:rPr>
          <w:fldChar w:fldCharType="separate"/>
        </w:r>
        <w:r w:rsidR="0018244B">
          <w:rPr>
            <w:noProof/>
            <w:webHidden/>
          </w:rPr>
          <w:t>14</w:t>
        </w:r>
        <w:r>
          <w:rPr>
            <w:noProof/>
            <w:webHidden/>
          </w:rPr>
          <w:fldChar w:fldCharType="end"/>
        </w:r>
      </w:hyperlink>
    </w:p>
    <w:p w:rsidR="00C5718B" w:rsidRDefault="00C5718B">
      <w:pPr>
        <w:pStyle w:val="brajegyzk"/>
        <w:tabs>
          <w:tab w:val="right" w:leader="dot" w:pos="9054"/>
        </w:tabs>
        <w:rPr>
          <w:noProof/>
        </w:rPr>
      </w:pPr>
      <w:hyperlink w:anchor="_Toc102169593" w:history="1">
        <w:r w:rsidRPr="009D67B8">
          <w:rPr>
            <w:rStyle w:val="Hiperhivatkozs"/>
            <w:noProof/>
          </w:rPr>
          <w:t>7. ábra Google térkép</w:t>
        </w:r>
        <w:r>
          <w:rPr>
            <w:noProof/>
            <w:webHidden/>
          </w:rPr>
          <w:tab/>
        </w:r>
        <w:r>
          <w:rPr>
            <w:noProof/>
            <w:webHidden/>
          </w:rPr>
          <w:fldChar w:fldCharType="begin"/>
        </w:r>
        <w:r>
          <w:rPr>
            <w:noProof/>
            <w:webHidden/>
          </w:rPr>
          <w:instrText xml:space="preserve"> PAGEREF _Toc102169593 \h </w:instrText>
        </w:r>
        <w:r>
          <w:rPr>
            <w:noProof/>
            <w:webHidden/>
          </w:rPr>
        </w:r>
        <w:r>
          <w:rPr>
            <w:noProof/>
            <w:webHidden/>
          </w:rPr>
          <w:fldChar w:fldCharType="separate"/>
        </w:r>
        <w:r w:rsidR="0018244B">
          <w:rPr>
            <w:noProof/>
            <w:webHidden/>
          </w:rPr>
          <w:t>15</w:t>
        </w:r>
        <w:r>
          <w:rPr>
            <w:noProof/>
            <w:webHidden/>
          </w:rPr>
          <w:fldChar w:fldCharType="end"/>
        </w:r>
      </w:hyperlink>
    </w:p>
    <w:p w:rsidR="00C5718B" w:rsidRDefault="00C5718B">
      <w:pPr>
        <w:pStyle w:val="brajegyzk"/>
        <w:tabs>
          <w:tab w:val="right" w:leader="dot" w:pos="9054"/>
        </w:tabs>
        <w:rPr>
          <w:noProof/>
        </w:rPr>
      </w:pPr>
      <w:hyperlink w:anchor="_Toc102169594" w:history="1">
        <w:r w:rsidRPr="009D67B8">
          <w:rPr>
            <w:rStyle w:val="Hiperhivatkozs"/>
            <w:noProof/>
          </w:rPr>
          <w:t>8. ábra Checkuser függvény</w:t>
        </w:r>
        <w:r>
          <w:rPr>
            <w:noProof/>
            <w:webHidden/>
          </w:rPr>
          <w:tab/>
        </w:r>
        <w:r>
          <w:rPr>
            <w:noProof/>
            <w:webHidden/>
          </w:rPr>
          <w:fldChar w:fldCharType="begin"/>
        </w:r>
        <w:r>
          <w:rPr>
            <w:noProof/>
            <w:webHidden/>
          </w:rPr>
          <w:instrText xml:space="preserve"> PAGEREF _Toc102169594 \h </w:instrText>
        </w:r>
        <w:r>
          <w:rPr>
            <w:noProof/>
            <w:webHidden/>
          </w:rPr>
        </w:r>
        <w:r>
          <w:rPr>
            <w:noProof/>
            <w:webHidden/>
          </w:rPr>
          <w:fldChar w:fldCharType="separate"/>
        </w:r>
        <w:r w:rsidR="0018244B">
          <w:rPr>
            <w:noProof/>
            <w:webHidden/>
          </w:rPr>
          <w:t>16</w:t>
        </w:r>
        <w:r>
          <w:rPr>
            <w:noProof/>
            <w:webHidden/>
          </w:rPr>
          <w:fldChar w:fldCharType="end"/>
        </w:r>
      </w:hyperlink>
    </w:p>
    <w:p w:rsidR="00C5718B" w:rsidRDefault="00C5718B">
      <w:pPr>
        <w:pStyle w:val="brajegyzk"/>
        <w:tabs>
          <w:tab w:val="right" w:leader="dot" w:pos="9054"/>
        </w:tabs>
        <w:rPr>
          <w:noProof/>
        </w:rPr>
      </w:pPr>
      <w:hyperlink w:anchor="_Toc102169595" w:history="1">
        <w:r w:rsidRPr="009D67B8">
          <w:rPr>
            <w:rStyle w:val="Hiperhivatkozs"/>
            <w:noProof/>
          </w:rPr>
          <w:t>9. ábra Lista_kutyak függvény</w:t>
        </w:r>
        <w:r>
          <w:rPr>
            <w:noProof/>
            <w:webHidden/>
          </w:rPr>
          <w:tab/>
        </w:r>
        <w:r>
          <w:rPr>
            <w:noProof/>
            <w:webHidden/>
          </w:rPr>
          <w:fldChar w:fldCharType="begin"/>
        </w:r>
        <w:r>
          <w:rPr>
            <w:noProof/>
            <w:webHidden/>
          </w:rPr>
          <w:instrText xml:space="preserve"> PAGEREF _Toc102169595 \h </w:instrText>
        </w:r>
        <w:r>
          <w:rPr>
            <w:noProof/>
            <w:webHidden/>
          </w:rPr>
        </w:r>
        <w:r>
          <w:rPr>
            <w:noProof/>
            <w:webHidden/>
          </w:rPr>
          <w:fldChar w:fldCharType="separate"/>
        </w:r>
        <w:r w:rsidR="0018244B">
          <w:rPr>
            <w:noProof/>
            <w:webHidden/>
          </w:rPr>
          <w:t>17</w:t>
        </w:r>
        <w:r>
          <w:rPr>
            <w:noProof/>
            <w:webHidden/>
          </w:rPr>
          <w:fldChar w:fldCharType="end"/>
        </w:r>
      </w:hyperlink>
    </w:p>
    <w:p w:rsidR="00C5718B" w:rsidRDefault="00C5718B">
      <w:pPr>
        <w:pStyle w:val="brajegyzk"/>
        <w:tabs>
          <w:tab w:val="right" w:leader="dot" w:pos="9054"/>
        </w:tabs>
        <w:rPr>
          <w:noProof/>
        </w:rPr>
      </w:pPr>
      <w:hyperlink w:anchor="_Toc102169596" w:history="1">
        <w:r w:rsidRPr="009D67B8">
          <w:rPr>
            <w:rStyle w:val="Hiperhivatkozs"/>
            <w:noProof/>
          </w:rPr>
          <w:t>10. ábra Lista_kutyak függvény meghívása</w:t>
        </w:r>
        <w:r>
          <w:rPr>
            <w:noProof/>
            <w:webHidden/>
          </w:rPr>
          <w:tab/>
        </w:r>
        <w:r>
          <w:rPr>
            <w:noProof/>
            <w:webHidden/>
          </w:rPr>
          <w:fldChar w:fldCharType="begin"/>
        </w:r>
        <w:r>
          <w:rPr>
            <w:noProof/>
            <w:webHidden/>
          </w:rPr>
          <w:instrText xml:space="preserve"> PAGEREF _Toc102169596 \h </w:instrText>
        </w:r>
        <w:r>
          <w:rPr>
            <w:noProof/>
            <w:webHidden/>
          </w:rPr>
        </w:r>
        <w:r>
          <w:rPr>
            <w:noProof/>
            <w:webHidden/>
          </w:rPr>
          <w:fldChar w:fldCharType="separate"/>
        </w:r>
        <w:r w:rsidR="0018244B">
          <w:rPr>
            <w:noProof/>
            <w:webHidden/>
          </w:rPr>
          <w:t>17</w:t>
        </w:r>
        <w:r>
          <w:rPr>
            <w:noProof/>
            <w:webHidden/>
          </w:rPr>
          <w:fldChar w:fldCharType="end"/>
        </w:r>
      </w:hyperlink>
    </w:p>
    <w:p w:rsidR="00C5718B" w:rsidRDefault="00C5718B">
      <w:pPr>
        <w:pStyle w:val="brajegyzk"/>
        <w:tabs>
          <w:tab w:val="right" w:leader="dot" w:pos="9054"/>
        </w:tabs>
        <w:rPr>
          <w:noProof/>
        </w:rPr>
      </w:pPr>
      <w:hyperlink w:anchor="_Toc102169597" w:history="1">
        <w:r w:rsidRPr="009D67B8">
          <w:rPr>
            <w:rStyle w:val="Hiperhivatkozs"/>
            <w:noProof/>
          </w:rPr>
          <w:t>11. ábra Bejelentkezés/Regisztráció</w:t>
        </w:r>
        <w:r>
          <w:rPr>
            <w:noProof/>
            <w:webHidden/>
          </w:rPr>
          <w:tab/>
        </w:r>
        <w:r>
          <w:rPr>
            <w:noProof/>
            <w:webHidden/>
          </w:rPr>
          <w:fldChar w:fldCharType="begin"/>
        </w:r>
        <w:r>
          <w:rPr>
            <w:noProof/>
            <w:webHidden/>
          </w:rPr>
          <w:instrText xml:space="preserve"> PAGEREF _Toc102169597 \h </w:instrText>
        </w:r>
        <w:r>
          <w:rPr>
            <w:noProof/>
            <w:webHidden/>
          </w:rPr>
        </w:r>
        <w:r>
          <w:rPr>
            <w:noProof/>
            <w:webHidden/>
          </w:rPr>
          <w:fldChar w:fldCharType="separate"/>
        </w:r>
        <w:r w:rsidR="0018244B">
          <w:rPr>
            <w:noProof/>
            <w:webHidden/>
          </w:rPr>
          <w:t>18</w:t>
        </w:r>
        <w:r>
          <w:rPr>
            <w:noProof/>
            <w:webHidden/>
          </w:rPr>
          <w:fldChar w:fldCharType="end"/>
        </w:r>
      </w:hyperlink>
    </w:p>
    <w:p w:rsidR="00C5718B" w:rsidRDefault="00C5718B">
      <w:pPr>
        <w:pStyle w:val="brajegyzk"/>
        <w:tabs>
          <w:tab w:val="right" w:leader="dot" w:pos="9054"/>
        </w:tabs>
        <w:rPr>
          <w:noProof/>
        </w:rPr>
      </w:pPr>
      <w:hyperlink w:anchor="_Toc102169598" w:history="1">
        <w:r w:rsidRPr="009D67B8">
          <w:rPr>
            <w:rStyle w:val="Hiperhivatkozs"/>
            <w:noProof/>
          </w:rPr>
          <w:t>12. ábra Bejelentkezés</w:t>
        </w:r>
        <w:r>
          <w:rPr>
            <w:noProof/>
            <w:webHidden/>
          </w:rPr>
          <w:tab/>
        </w:r>
        <w:r>
          <w:rPr>
            <w:noProof/>
            <w:webHidden/>
          </w:rPr>
          <w:fldChar w:fldCharType="begin"/>
        </w:r>
        <w:r>
          <w:rPr>
            <w:noProof/>
            <w:webHidden/>
          </w:rPr>
          <w:instrText xml:space="preserve"> PAGEREF _Toc102169598 \h </w:instrText>
        </w:r>
        <w:r>
          <w:rPr>
            <w:noProof/>
            <w:webHidden/>
          </w:rPr>
        </w:r>
        <w:r>
          <w:rPr>
            <w:noProof/>
            <w:webHidden/>
          </w:rPr>
          <w:fldChar w:fldCharType="separate"/>
        </w:r>
        <w:r w:rsidR="0018244B">
          <w:rPr>
            <w:noProof/>
            <w:webHidden/>
          </w:rPr>
          <w:t>18</w:t>
        </w:r>
        <w:r>
          <w:rPr>
            <w:noProof/>
            <w:webHidden/>
          </w:rPr>
          <w:fldChar w:fldCharType="end"/>
        </w:r>
      </w:hyperlink>
    </w:p>
    <w:p w:rsidR="00C5718B" w:rsidRDefault="00C5718B">
      <w:pPr>
        <w:pStyle w:val="brajegyzk"/>
        <w:tabs>
          <w:tab w:val="right" w:leader="dot" w:pos="9054"/>
        </w:tabs>
        <w:rPr>
          <w:noProof/>
        </w:rPr>
      </w:pPr>
      <w:hyperlink w:anchor="_Toc102169599" w:history="1">
        <w:r w:rsidRPr="009D67B8">
          <w:rPr>
            <w:rStyle w:val="Hiperhivatkozs"/>
            <w:noProof/>
          </w:rPr>
          <w:t>13. ábra Bejelentkezett felhasználó</w:t>
        </w:r>
        <w:r>
          <w:rPr>
            <w:noProof/>
            <w:webHidden/>
          </w:rPr>
          <w:tab/>
        </w:r>
        <w:r>
          <w:rPr>
            <w:noProof/>
            <w:webHidden/>
          </w:rPr>
          <w:fldChar w:fldCharType="begin"/>
        </w:r>
        <w:r>
          <w:rPr>
            <w:noProof/>
            <w:webHidden/>
          </w:rPr>
          <w:instrText xml:space="preserve"> PAGEREF _Toc102169599 \h </w:instrText>
        </w:r>
        <w:r>
          <w:rPr>
            <w:noProof/>
            <w:webHidden/>
          </w:rPr>
        </w:r>
        <w:r>
          <w:rPr>
            <w:noProof/>
            <w:webHidden/>
          </w:rPr>
          <w:fldChar w:fldCharType="separate"/>
        </w:r>
        <w:r w:rsidR="0018244B">
          <w:rPr>
            <w:noProof/>
            <w:webHidden/>
          </w:rPr>
          <w:t>19</w:t>
        </w:r>
        <w:r>
          <w:rPr>
            <w:noProof/>
            <w:webHidden/>
          </w:rPr>
          <w:fldChar w:fldCharType="end"/>
        </w:r>
      </w:hyperlink>
    </w:p>
    <w:p w:rsidR="00C5718B" w:rsidRDefault="00C5718B">
      <w:pPr>
        <w:pStyle w:val="brajegyzk"/>
        <w:tabs>
          <w:tab w:val="right" w:leader="dot" w:pos="9054"/>
        </w:tabs>
        <w:rPr>
          <w:noProof/>
        </w:rPr>
      </w:pPr>
      <w:hyperlink w:anchor="_Toc102169600" w:history="1">
        <w:r w:rsidRPr="009D67B8">
          <w:rPr>
            <w:rStyle w:val="Hiperhivatkozs"/>
            <w:noProof/>
          </w:rPr>
          <w:t>14. ábra Kijelentkezés</w:t>
        </w:r>
        <w:r>
          <w:rPr>
            <w:noProof/>
            <w:webHidden/>
          </w:rPr>
          <w:tab/>
        </w:r>
        <w:r>
          <w:rPr>
            <w:noProof/>
            <w:webHidden/>
          </w:rPr>
          <w:fldChar w:fldCharType="begin"/>
        </w:r>
        <w:r>
          <w:rPr>
            <w:noProof/>
            <w:webHidden/>
          </w:rPr>
          <w:instrText xml:space="preserve"> PAGEREF _Toc102169600 \h </w:instrText>
        </w:r>
        <w:r>
          <w:rPr>
            <w:noProof/>
            <w:webHidden/>
          </w:rPr>
        </w:r>
        <w:r>
          <w:rPr>
            <w:noProof/>
            <w:webHidden/>
          </w:rPr>
          <w:fldChar w:fldCharType="separate"/>
        </w:r>
        <w:r w:rsidR="0018244B">
          <w:rPr>
            <w:noProof/>
            <w:webHidden/>
          </w:rPr>
          <w:t>19</w:t>
        </w:r>
        <w:r>
          <w:rPr>
            <w:noProof/>
            <w:webHidden/>
          </w:rPr>
          <w:fldChar w:fldCharType="end"/>
        </w:r>
      </w:hyperlink>
    </w:p>
    <w:p w:rsidR="00C5718B" w:rsidRDefault="00C5718B">
      <w:pPr>
        <w:pStyle w:val="brajegyzk"/>
        <w:tabs>
          <w:tab w:val="right" w:leader="dot" w:pos="9054"/>
        </w:tabs>
        <w:rPr>
          <w:noProof/>
        </w:rPr>
      </w:pPr>
      <w:hyperlink w:anchor="_Toc102169601" w:history="1">
        <w:r w:rsidRPr="009D67B8">
          <w:rPr>
            <w:rStyle w:val="Hiperhivatkozs"/>
            <w:noProof/>
          </w:rPr>
          <w:t>15. ábra Új regisztráció</w:t>
        </w:r>
        <w:r>
          <w:rPr>
            <w:noProof/>
            <w:webHidden/>
          </w:rPr>
          <w:tab/>
        </w:r>
        <w:r>
          <w:rPr>
            <w:noProof/>
            <w:webHidden/>
          </w:rPr>
          <w:fldChar w:fldCharType="begin"/>
        </w:r>
        <w:r>
          <w:rPr>
            <w:noProof/>
            <w:webHidden/>
          </w:rPr>
          <w:instrText xml:space="preserve"> PAGEREF _Toc102169601 \h </w:instrText>
        </w:r>
        <w:r>
          <w:rPr>
            <w:noProof/>
            <w:webHidden/>
          </w:rPr>
        </w:r>
        <w:r>
          <w:rPr>
            <w:noProof/>
            <w:webHidden/>
          </w:rPr>
          <w:fldChar w:fldCharType="separate"/>
        </w:r>
        <w:r w:rsidR="0018244B">
          <w:rPr>
            <w:noProof/>
            <w:webHidden/>
          </w:rPr>
          <w:t>20</w:t>
        </w:r>
        <w:r>
          <w:rPr>
            <w:noProof/>
            <w:webHidden/>
          </w:rPr>
          <w:fldChar w:fldCharType="end"/>
        </w:r>
      </w:hyperlink>
    </w:p>
    <w:p w:rsidR="00C5718B" w:rsidRDefault="00C5718B">
      <w:pPr>
        <w:pStyle w:val="brajegyzk"/>
        <w:tabs>
          <w:tab w:val="right" w:leader="dot" w:pos="9054"/>
        </w:tabs>
        <w:rPr>
          <w:noProof/>
        </w:rPr>
      </w:pPr>
      <w:hyperlink w:anchor="_Toc102169602" w:history="1">
        <w:r w:rsidRPr="009D67B8">
          <w:rPr>
            <w:rStyle w:val="Hiperhivatkozs"/>
            <w:noProof/>
          </w:rPr>
          <w:t>16. ábra Új regisztráció form</w:t>
        </w:r>
        <w:r>
          <w:rPr>
            <w:noProof/>
            <w:webHidden/>
          </w:rPr>
          <w:tab/>
        </w:r>
        <w:r>
          <w:rPr>
            <w:noProof/>
            <w:webHidden/>
          </w:rPr>
          <w:fldChar w:fldCharType="begin"/>
        </w:r>
        <w:r>
          <w:rPr>
            <w:noProof/>
            <w:webHidden/>
          </w:rPr>
          <w:instrText xml:space="preserve"> PAGEREF _Toc102169602 \h </w:instrText>
        </w:r>
        <w:r>
          <w:rPr>
            <w:noProof/>
            <w:webHidden/>
          </w:rPr>
        </w:r>
        <w:r>
          <w:rPr>
            <w:noProof/>
            <w:webHidden/>
          </w:rPr>
          <w:fldChar w:fldCharType="separate"/>
        </w:r>
        <w:r w:rsidR="0018244B">
          <w:rPr>
            <w:noProof/>
            <w:webHidden/>
          </w:rPr>
          <w:t>20</w:t>
        </w:r>
        <w:r>
          <w:rPr>
            <w:noProof/>
            <w:webHidden/>
          </w:rPr>
          <w:fldChar w:fldCharType="end"/>
        </w:r>
      </w:hyperlink>
    </w:p>
    <w:p w:rsidR="00C5718B" w:rsidRDefault="00C5718B">
      <w:pPr>
        <w:pStyle w:val="brajegyzk"/>
        <w:tabs>
          <w:tab w:val="right" w:leader="dot" w:pos="9054"/>
        </w:tabs>
        <w:rPr>
          <w:noProof/>
        </w:rPr>
      </w:pPr>
      <w:hyperlink w:anchor="_Toc102169603" w:history="1">
        <w:r w:rsidRPr="009D67B8">
          <w:rPr>
            <w:rStyle w:val="Hiperhivatkozs"/>
            <w:noProof/>
          </w:rPr>
          <w:t>17. ábra Sikeres regisztráció</w:t>
        </w:r>
        <w:r>
          <w:rPr>
            <w:noProof/>
            <w:webHidden/>
          </w:rPr>
          <w:tab/>
        </w:r>
        <w:r>
          <w:rPr>
            <w:noProof/>
            <w:webHidden/>
          </w:rPr>
          <w:fldChar w:fldCharType="begin"/>
        </w:r>
        <w:r>
          <w:rPr>
            <w:noProof/>
            <w:webHidden/>
          </w:rPr>
          <w:instrText xml:space="preserve"> PAGEREF _Toc102169603 \h </w:instrText>
        </w:r>
        <w:r>
          <w:rPr>
            <w:noProof/>
            <w:webHidden/>
          </w:rPr>
        </w:r>
        <w:r>
          <w:rPr>
            <w:noProof/>
            <w:webHidden/>
          </w:rPr>
          <w:fldChar w:fldCharType="separate"/>
        </w:r>
        <w:r w:rsidR="0018244B">
          <w:rPr>
            <w:noProof/>
            <w:webHidden/>
          </w:rPr>
          <w:t>21</w:t>
        </w:r>
        <w:r>
          <w:rPr>
            <w:noProof/>
            <w:webHidden/>
          </w:rPr>
          <w:fldChar w:fldCharType="end"/>
        </w:r>
      </w:hyperlink>
    </w:p>
    <w:p w:rsidR="00C5718B" w:rsidRDefault="00C5718B">
      <w:pPr>
        <w:pStyle w:val="brajegyzk"/>
        <w:tabs>
          <w:tab w:val="right" w:leader="dot" w:pos="9054"/>
        </w:tabs>
        <w:rPr>
          <w:noProof/>
        </w:rPr>
      </w:pPr>
      <w:hyperlink w:anchor="_Toc102169604" w:history="1">
        <w:r w:rsidRPr="009D67B8">
          <w:rPr>
            <w:rStyle w:val="Hiperhivatkozs"/>
            <w:noProof/>
          </w:rPr>
          <w:t>18. ábra Checkbox</w:t>
        </w:r>
        <w:r>
          <w:rPr>
            <w:noProof/>
            <w:webHidden/>
          </w:rPr>
          <w:tab/>
        </w:r>
        <w:r>
          <w:rPr>
            <w:noProof/>
            <w:webHidden/>
          </w:rPr>
          <w:fldChar w:fldCharType="begin"/>
        </w:r>
        <w:r>
          <w:rPr>
            <w:noProof/>
            <w:webHidden/>
          </w:rPr>
          <w:instrText xml:space="preserve"> PAGEREF _Toc102169604 \h </w:instrText>
        </w:r>
        <w:r>
          <w:rPr>
            <w:noProof/>
            <w:webHidden/>
          </w:rPr>
        </w:r>
        <w:r>
          <w:rPr>
            <w:noProof/>
            <w:webHidden/>
          </w:rPr>
          <w:fldChar w:fldCharType="separate"/>
        </w:r>
        <w:r w:rsidR="0018244B">
          <w:rPr>
            <w:noProof/>
            <w:webHidden/>
          </w:rPr>
          <w:t>21</w:t>
        </w:r>
        <w:r>
          <w:rPr>
            <w:noProof/>
            <w:webHidden/>
          </w:rPr>
          <w:fldChar w:fldCharType="end"/>
        </w:r>
      </w:hyperlink>
    </w:p>
    <w:p w:rsidR="00C5718B" w:rsidRDefault="00C5718B">
      <w:pPr>
        <w:pStyle w:val="brajegyzk"/>
        <w:tabs>
          <w:tab w:val="right" w:leader="dot" w:pos="9054"/>
        </w:tabs>
        <w:rPr>
          <w:noProof/>
        </w:rPr>
      </w:pPr>
      <w:hyperlink w:anchor="_Toc102169605" w:history="1">
        <w:r w:rsidRPr="009D67B8">
          <w:rPr>
            <w:rStyle w:val="Hiperhivatkozs"/>
            <w:noProof/>
          </w:rPr>
          <w:t>19. ábra Dolgozói azonosító megadása</w:t>
        </w:r>
        <w:r>
          <w:rPr>
            <w:noProof/>
            <w:webHidden/>
          </w:rPr>
          <w:tab/>
        </w:r>
        <w:r>
          <w:rPr>
            <w:noProof/>
            <w:webHidden/>
          </w:rPr>
          <w:fldChar w:fldCharType="begin"/>
        </w:r>
        <w:r>
          <w:rPr>
            <w:noProof/>
            <w:webHidden/>
          </w:rPr>
          <w:instrText xml:space="preserve"> PAGEREF _Toc102169605 \h </w:instrText>
        </w:r>
        <w:r>
          <w:rPr>
            <w:noProof/>
            <w:webHidden/>
          </w:rPr>
        </w:r>
        <w:r>
          <w:rPr>
            <w:noProof/>
            <w:webHidden/>
          </w:rPr>
          <w:fldChar w:fldCharType="separate"/>
        </w:r>
        <w:r w:rsidR="0018244B">
          <w:rPr>
            <w:noProof/>
            <w:webHidden/>
          </w:rPr>
          <w:t>21</w:t>
        </w:r>
        <w:r>
          <w:rPr>
            <w:noProof/>
            <w:webHidden/>
          </w:rPr>
          <w:fldChar w:fldCharType="end"/>
        </w:r>
      </w:hyperlink>
    </w:p>
    <w:p w:rsidR="00C5718B" w:rsidRDefault="00C5718B">
      <w:pPr>
        <w:pStyle w:val="brajegyzk"/>
        <w:tabs>
          <w:tab w:val="right" w:leader="dot" w:pos="9054"/>
        </w:tabs>
        <w:rPr>
          <w:noProof/>
        </w:rPr>
      </w:pPr>
      <w:hyperlink w:anchor="_Toc102169606" w:history="1">
        <w:r w:rsidRPr="009D67B8">
          <w:rPr>
            <w:rStyle w:val="Hiperhivatkozs"/>
            <w:rFonts w:eastAsia="Times New Roman" w:cs="Times New Roman"/>
            <w:noProof/>
          </w:rPr>
          <w:t>20</w:t>
        </w:r>
        <w:r w:rsidRPr="009D67B8">
          <w:rPr>
            <w:rStyle w:val="Hiperhivatkozs"/>
            <w:noProof/>
          </w:rPr>
          <w:t>. ábra Egyedkapcsolat diagram</w:t>
        </w:r>
        <w:r>
          <w:rPr>
            <w:noProof/>
            <w:webHidden/>
          </w:rPr>
          <w:tab/>
        </w:r>
        <w:r>
          <w:rPr>
            <w:noProof/>
            <w:webHidden/>
          </w:rPr>
          <w:fldChar w:fldCharType="begin"/>
        </w:r>
        <w:r>
          <w:rPr>
            <w:noProof/>
            <w:webHidden/>
          </w:rPr>
          <w:instrText xml:space="preserve"> PAGEREF _Toc102169606 \h </w:instrText>
        </w:r>
        <w:r>
          <w:rPr>
            <w:noProof/>
            <w:webHidden/>
          </w:rPr>
        </w:r>
        <w:r>
          <w:rPr>
            <w:noProof/>
            <w:webHidden/>
          </w:rPr>
          <w:fldChar w:fldCharType="separate"/>
        </w:r>
        <w:r w:rsidR="0018244B">
          <w:rPr>
            <w:noProof/>
            <w:webHidden/>
          </w:rPr>
          <w:t>22</w:t>
        </w:r>
        <w:r>
          <w:rPr>
            <w:noProof/>
            <w:webHidden/>
          </w:rPr>
          <w:fldChar w:fldCharType="end"/>
        </w:r>
      </w:hyperlink>
    </w:p>
    <w:p w:rsidR="00C5718B" w:rsidRDefault="00C5718B">
      <w:pPr>
        <w:pStyle w:val="brajegyzk"/>
        <w:tabs>
          <w:tab w:val="right" w:leader="dot" w:pos="9054"/>
        </w:tabs>
        <w:rPr>
          <w:noProof/>
        </w:rPr>
      </w:pPr>
      <w:hyperlink w:anchor="_Toc102169607" w:history="1">
        <w:r w:rsidRPr="009D67B8">
          <w:rPr>
            <w:rStyle w:val="Hiperhivatkozs"/>
            <w:rFonts w:eastAsia="Times New Roman" w:cs="Times New Roman"/>
            <w:noProof/>
          </w:rPr>
          <w:t>21</w:t>
        </w:r>
        <w:r w:rsidRPr="009D67B8">
          <w:rPr>
            <w:rStyle w:val="Hiperhivatkozs"/>
            <w:noProof/>
          </w:rPr>
          <w:t>. ábra Entity diagram</w:t>
        </w:r>
        <w:r>
          <w:rPr>
            <w:noProof/>
            <w:webHidden/>
          </w:rPr>
          <w:tab/>
        </w:r>
        <w:r>
          <w:rPr>
            <w:noProof/>
            <w:webHidden/>
          </w:rPr>
          <w:fldChar w:fldCharType="begin"/>
        </w:r>
        <w:r>
          <w:rPr>
            <w:noProof/>
            <w:webHidden/>
          </w:rPr>
          <w:instrText xml:space="preserve"> PAGEREF _Toc102169607 \h </w:instrText>
        </w:r>
        <w:r>
          <w:rPr>
            <w:noProof/>
            <w:webHidden/>
          </w:rPr>
        </w:r>
        <w:r>
          <w:rPr>
            <w:noProof/>
            <w:webHidden/>
          </w:rPr>
          <w:fldChar w:fldCharType="separate"/>
        </w:r>
        <w:r w:rsidR="0018244B">
          <w:rPr>
            <w:noProof/>
            <w:webHidden/>
          </w:rPr>
          <w:t>23</w:t>
        </w:r>
        <w:r>
          <w:rPr>
            <w:noProof/>
            <w:webHidden/>
          </w:rPr>
          <w:fldChar w:fldCharType="end"/>
        </w:r>
      </w:hyperlink>
    </w:p>
    <w:p w:rsidR="00C5718B" w:rsidRDefault="00C5718B">
      <w:pPr>
        <w:pStyle w:val="brajegyzk"/>
        <w:tabs>
          <w:tab w:val="right" w:leader="dot" w:pos="9054"/>
        </w:tabs>
        <w:rPr>
          <w:noProof/>
        </w:rPr>
      </w:pPr>
      <w:hyperlink r:id="rId38" w:anchor="_Toc102169608" w:history="1">
        <w:r w:rsidRPr="009D67B8">
          <w:rPr>
            <w:rStyle w:val="Hiperhivatkozs"/>
            <w:noProof/>
          </w:rPr>
          <w:t>22. ábra Safari teszt</w:t>
        </w:r>
        <w:r>
          <w:rPr>
            <w:noProof/>
            <w:webHidden/>
          </w:rPr>
          <w:tab/>
        </w:r>
        <w:r>
          <w:rPr>
            <w:noProof/>
            <w:webHidden/>
          </w:rPr>
          <w:fldChar w:fldCharType="begin"/>
        </w:r>
        <w:r>
          <w:rPr>
            <w:noProof/>
            <w:webHidden/>
          </w:rPr>
          <w:instrText xml:space="preserve"> PAGEREF _Toc102169608 \h </w:instrText>
        </w:r>
        <w:r>
          <w:rPr>
            <w:noProof/>
            <w:webHidden/>
          </w:rPr>
        </w:r>
        <w:r>
          <w:rPr>
            <w:noProof/>
            <w:webHidden/>
          </w:rPr>
          <w:fldChar w:fldCharType="separate"/>
        </w:r>
        <w:r w:rsidR="0018244B">
          <w:rPr>
            <w:noProof/>
            <w:webHidden/>
          </w:rPr>
          <w:t>23</w:t>
        </w:r>
        <w:r>
          <w:rPr>
            <w:noProof/>
            <w:webHidden/>
          </w:rPr>
          <w:fldChar w:fldCharType="end"/>
        </w:r>
      </w:hyperlink>
    </w:p>
    <w:p w:rsidR="00C5718B" w:rsidRDefault="00C5718B">
      <w:pPr>
        <w:pStyle w:val="brajegyzk"/>
        <w:tabs>
          <w:tab w:val="right" w:leader="dot" w:pos="9054"/>
        </w:tabs>
        <w:rPr>
          <w:noProof/>
        </w:rPr>
      </w:pPr>
      <w:hyperlink w:anchor="_Toc102169609" w:history="1">
        <w:r w:rsidRPr="009D67B8">
          <w:rPr>
            <w:rStyle w:val="Hiperhivatkozs"/>
            <w:noProof/>
          </w:rPr>
          <w:t>23. ábra Hibás regisztráció</w:t>
        </w:r>
        <w:r>
          <w:rPr>
            <w:noProof/>
            <w:webHidden/>
          </w:rPr>
          <w:tab/>
        </w:r>
        <w:r>
          <w:rPr>
            <w:noProof/>
            <w:webHidden/>
          </w:rPr>
          <w:fldChar w:fldCharType="begin"/>
        </w:r>
        <w:r>
          <w:rPr>
            <w:noProof/>
            <w:webHidden/>
          </w:rPr>
          <w:instrText xml:space="preserve"> PAGEREF _Toc102169609 \h </w:instrText>
        </w:r>
        <w:r>
          <w:rPr>
            <w:noProof/>
            <w:webHidden/>
          </w:rPr>
        </w:r>
        <w:r>
          <w:rPr>
            <w:noProof/>
            <w:webHidden/>
          </w:rPr>
          <w:fldChar w:fldCharType="separate"/>
        </w:r>
        <w:r w:rsidR="0018244B">
          <w:rPr>
            <w:noProof/>
            <w:webHidden/>
          </w:rPr>
          <w:t>24</w:t>
        </w:r>
        <w:r>
          <w:rPr>
            <w:noProof/>
            <w:webHidden/>
          </w:rPr>
          <w:fldChar w:fldCharType="end"/>
        </w:r>
      </w:hyperlink>
    </w:p>
    <w:p w:rsidR="00C5718B" w:rsidRPr="00CD1D6B" w:rsidRDefault="00C5718B" w:rsidP="00C5718B">
      <w:pPr>
        <w:pStyle w:val="Listaszerbekezds"/>
        <w:spacing w:after="0" w:line="240" w:lineRule="auto"/>
        <w:ind w:left="432" w:firstLine="0"/>
      </w:pPr>
      <w:r>
        <w:fldChar w:fldCharType="end"/>
      </w:r>
    </w:p>
    <w:sectPr w:rsidR="00C5718B" w:rsidRPr="00CD1D6B">
      <w:headerReference w:type="default" r:id="rId39"/>
      <w:footerReference w:type="default" r:id="rId40"/>
      <w:headerReference w:type="first" r:id="rId41"/>
      <w:footerReference w:type="first" r:id="rId42"/>
      <w:pgSz w:w="11900" w:h="16840"/>
      <w:pgMar w:top="1758" w:right="1418" w:bottom="1418" w:left="1418" w:header="709" w:footer="709" w:gutter="0"/>
      <w:cols w:space="708"/>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0" w:author="Katalin Eszter Kasza" w:date="2022-04-29T16:41:00Z" w:initials="">
    <w:p w:rsidR="00551F6F" w:rsidRDefault="00551F6F">
      <w:pPr>
        <w:pStyle w:val="Default"/>
        <w:rPr>
          <w:rFonts w:hint="eastAsia"/>
        </w:rPr>
      </w:pPr>
      <w:r>
        <w:rPr>
          <w:rStyle w:val="Jegyzethivatkozs"/>
        </w:rPr>
        <w:annotationRef/>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6BCE" w:rsidRDefault="00D76BCE">
      <w:pPr>
        <w:spacing w:after="0" w:line="240" w:lineRule="auto"/>
      </w:pPr>
      <w:r>
        <w:separator/>
      </w:r>
    </w:p>
  </w:endnote>
  <w:endnote w:type="continuationSeparator" w:id="0">
    <w:p w:rsidR="00D76BCE" w:rsidRDefault="00D76B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Helvetica Neue">
    <w:altName w:val="Times New Roman"/>
    <w:charset w:val="00"/>
    <w:family w:val="roman"/>
    <w:pitch w:val="default"/>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1F6F" w:rsidRDefault="00551F6F">
    <w:pPr>
      <w:pStyle w:val="llb"/>
      <w:tabs>
        <w:tab w:val="clear" w:pos="9072"/>
        <w:tab w:val="right" w:pos="8704"/>
      </w:tabs>
    </w:pPr>
    <w:r>
      <w:rPr>
        <w:rStyle w:val="NoneA"/>
      </w:rPr>
      <w:fldChar w:fldCharType="begin"/>
    </w:r>
    <w:r>
      <w:rPr>
        <w:rStyle w:val="NoneA"/>
      </w:rPr>
      <w:instrText xml:space="preserve"> DATE \@ "dd/MM/y" </w:instrText>
    </w:r>
    <w:r>
      <w:rPr>
        <w:rStyle w:val="NoneA"/>
      </w:rPr>
      <w:fldChar w:fldCharType="separate"/>
    </w:r>
    <w:r w:rsidR="0018244B">
      <w:rPr>
        <w:rStyle w:val="NoneA"/>
        <w:noProof/>
      </w:rPr>
      <w:t>30/04/22</w:t>
    </w:r>
    <w:r>
      <w:rPr>
        <w:rStyle w:val="NoneA"/>
      </w:rPr>
      <w:fldChar w:fldCharType="end"/>
    </w:r>
    <w:r>
      <w:rPr>
        <w:rStyle w:val="NoneA"/>
      </w:rPr>
      <w:tab/>
    </w:r>
    <w:r>
      <w:rPr>
        <w:rStyle w:val="NoneA"/>
      </w:rPr>
      <w:tab/>
    </w:r>
    <w:r>
      <w:rPr>
        <w:rStyle w:val="NoneA"/>
      </w:rPr>
      <w:fldChar w:fldCharType="begin"/>
    </w:r>
    <w:r>
      <w:rPr>
        <w:rStyle w:val="NoneA"/>
      </w:rPr>
      <w:instrText xml:space="preserve"> PAGE </w:instrText>
    </w:r>
    <w:r>
      <w:rPr>
        <w:rStyle w:val="NoneA"/>
      </w:rPr>
      <w:fldChar w:fldCharType="separate"/>
    </w:r>
    <w:r w:rsidR="0018244B">
      <w:rPr>
        <w:rStyle w:val="NoneA"/>
        <w:noProof/>
      </w:rPr>
      <w:t>2</w:t>
    </w:r>
    <w:r>
      <w:rPr>
        <w:rStyle w:val="NoneA"/>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1F6F" w:rsidRDefault="00551F6F">
    <w:pPr>
      <w:pStyle w:val="Header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6BCE" w:rsidRDefault="00D76BCE">
      <w:pPr>
        <w:spacing w:after="0" w:line="240" w:lineRule="auto"/>
      </w:pPr>
      <w:r>
        <w:separator/>
      </w:r>
    </w:p>
  </w:footnote>
  <w:footnote w:type="continuationSeparator" w:id="0">
    <w:p w:rsidR="00D76BCE" w:rsidRDefault="00D76B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1F6F" w:rsidRDefault="00551F6F">
    <w:pPr>
      <w:pStyle w:val="lfej"/>
      <w:tabs>
        <w:tab w:val="clear" w:pos="4536"/>
        <w:tab w:val="clear" w:pos="9072"/>
        <w:tab w:val="right" w:pos="8647"/>
      </w:tabs>
    </w:pPr>
    <w:r>
      <w:t xml:space="preserve">Pet Paradise Állatmenhely Honlapja </w:t>
    </w:r>
    <w:r>
      <w:tab/>
      <w:t>K</w:t>
    </w:r>
    <w:r>
      <w:rPr>
        <w:lang w:val="fr-FR"/>
      </w:rPr>
      <w:t>é</w:t>
    </w:r>
    <w:r>
      <w:t>szítette: Kasza Katalin Eszter és Bécsi Adél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1F6F" w:rsidRDefault="00551F6F">
    <w:pPr>
      <w:pStyle w:val="Header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8387C"/>
    <w:multiLevelType w:val="hybridMultilevel"/>
    <w:tmpl w:val="63AEA222"/>
    <w:styleLink w:val="ImportedStyle3"/>
    <w:lvl w:ilvl="0" w:tplc="8C4836C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492E4B0">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A3AB5B4">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2ADC862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F5E72E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FBE4726">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D66A381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8A88E8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994C684">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nsid w:val="048E65FD"/>
    <w:multiLevelType w:val="multilevel"/>
    <w:tmpl w:val="8968E0B4"/>
    <w:lvl w:ilvl="0">
      <w:start w:val="1"/>
      <w:numFmt w:val="decimal"/>
      <w:lvlText w:val="%1."/>
      <w:lvlJc w:val="left"/>
      <w:pPr>
        <w:tabs>
          <w:tab w:val="num" w:pos="637"/>
        </w:tabs>
        <w:ind w:left="297" w:firstLine="4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487" w:hanging="487"/>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566" w:hanging="56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679" w:hanging="679"/>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10" w:hanging="11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0" w:hanging="11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10" w:hanging="11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10" w:hanging="11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10" w:hanging="11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nsid w:val="054A180B"/>
    <w:multiLevelType w:val="hybridMultilevel"/>
    <w:tmpl w:val="48B01534"/>
    <w:styleLink w:val="ImportedStyle4"/>
    <w:lvl w:ilvl="0" w:tplc="A94666B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E9C57D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908E15C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52808C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8A4F88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6DAC72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7AE800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8A1E371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E88995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nsid w:val="06ED526E"/>
    <w:multiLevelType w:val="hybridMultilevel"/>
    <w:tmpl w:val="0C823E8C"/>
    <w:styleLink w:val="Bullets"/>
    <w:lvl w:ilvl="0" w:tplc="EFD2F94E">
      <w:start w:val="1"/>
      <w:numFmt w:val="bullet"/>
      <w:lvlText w:val="•"/>
      <w:lvlJc w:val="left"/>
      <w:pPr>
        <w:tabs>
          <w:tab w:val="num" w:pos="529"/>
        </w:tabs>
        <w:ind w:left="189" w:firstLine="15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168D938">
      <w:start w:val="1"/>
      <w:numFmt w:val="bullet"/>
      <w:lvlText w:val="•"/>
      <w:lvlJc w:val="left"/>
      <w:pPr>
        <w:tabs>
          <w:tab w:val="left" w:pos="529"/>
          <w:tab w:val="num" w:pos="1129"/>
        </w:tabs>
        <w:ind w:left="789" w:firstLine="15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F0F44684">
      <w:start w:val="1"/>
      <w:numFmt w:val="bullet"/>
      <w:lvlText w:val="•"/>
      <w:lvlJc w:val="left"/>
      <w:pPr>
        <w:tabs>
          <w:tab w:val="left" w:pos="529"/>
          <w:tab w:val="num" w:pos="1729"/>
        </w:tabs>
        <w:ind w:left="1389" w:firstLine="15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CB80764A">
      <w:start w:val="1"/>
      <w:numFmt w:val="bullet"/>
      <w:lvlText w:val="•"/>
      <w:lvlJc w:val="left"/>
      <w:pPr>
        <w:tabs>
          <w:tab w:val="left" w:pos="529"/>
          <w:tab w:val="num" w:pos="2329"/>
        </w:tabs>
        <w:ind w:left="1989" w:firstLine="15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52B8C58A">
      <w:start w:val="1"/>
      <w:numFmt w:val="bullet"/>
      <w:lvlText w:val="•"/>
      <w:lvlJc w:val="left"/>
      <w:pPr>
        <w:tabs>
          <w:tab w:val="left" w:pos="529"/>
          <w:tab w:val="num" w:pos="2929"/>
        </w:tabs>
        <w:ind w:left="2589" w:firstLine="15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C6BEDEFC">
      <w:start w:val="1"/>
      <w:numFmt w:val="bullet"/>
      <w:lvlText w:val="•"/>
      <w:lvlJc w:val="left"/>
      <w:pPr>
        <w:tabs>
          <w:tab w:val="left" w:pos="529"/>
          <w:tab w:val="num" w:pos="3529"/>
        </w:tabs>
        <w:ind w:left="3189" w:firstLine="15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1842DC5E">
      <w:start w:val="1"/>
      <w:numFmt w:val="bullet"/>
      <w:lvlText w:val="•"/>
      <w:lvlJc w:val="left"/>
      <w:pPr>
        <w:tabs>
          <w:tab w:val="left" w:pos="529"/>
          <w:tab w:val="num" w:pos="4129"/>
        </w:tabs>
        <w:ind w:left="3789" w:firstLine="15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825A2AF0">
      <w:start w:val="1"/>
      <w:numFmt w:val="bullet"/>
      <w:lvlText w:val="•"/>
      <w:lvlJc w:val="left"/>
      <w:pPr>
        <w:tabs>
          <w:tab w:val="left" w:pos="529"/>
          <w:tab w:val="num" w:pos="4729"/>
        </w:tabs>
        <w:ind w:left="4389" w:firstLine="15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AABC8122">
      <w:start w:val="1"/>
      <w:numFmt w:val="bullet"/>
      <w:lvlText w:val="•"/>
      <w:lvlJc w:val="left"/>
      <w:pPr>
        <w:tabs>
          <w:tab w:val="left" w:pos="529"/>
          <w:tab w:val="num" w:pos="5329"/>
        </w:tabs>
        <w:ind w:left="4989" w:firstLine="15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nsid w:val="0B01655A"/>
    <w:multiLevelType w:val="multilevel"/>
    <w:tmpl w:val="EF1A5590"/>
    <w:styleLink w:val="ImportedStyle1"/>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864" w:hanging="86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nsid w:val="0FD046D5"/>
    <w:multiLevelType w:val="multilevel"/>
    <w:tmpl w:val="FD1CDB70"/>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864" w:hanging="86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nsid w:val="13F6678F"/>
    <w:multiLevelType w:val="hybridMultilevel"/>
    <w:tmpl w:val="4C6058A6"/>
    <w:numStyleLink w:val="ImportedStyle8"/>
  </w:abstractNum>
  <w:abstractNum w:abstractNumId="7">
    <w:nsid w:val="1B0E1575"/>
    <w:multiLevelType w:val="hybridMultilevel"/>
    <w:tmpl w:val="48B01534"/>
    <w:numStyleLink w:val="ImportedStyle4"/>
  </w:abstractNum>
  <w:abstractNum w:abstractNumId="8">
    <w:nsid w:val="1E5E379A"/>
    <w:multiLevelType w:val="hybridMultilevel"/>
    <w:tmpl w:val="8FCE5582"/>
    <w:styleLink w:val="ImportedStyle2"/>
    <w:lvl w:ilvl="0" w:tplc="C4023A38">
      <w:start w:val="1"/>
      <w:numFmt w:val="bullet"/>
      <w:lvlText w:val="·"/>
      <w:lvlJc w:val="left"/>
      <w:pPr>
        <w:ind w:left="10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A08F61A">
      <w:start w:val="1"/>
      <w:numFmt w:val="bullet"/>
      <w:lvlText w:val="o"/>
      <w:lvlJc w:val="left"/>
      <w:pPr>
        <w:ind w:left="17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366C5E2">
      <w:start w:val="1"/>
      <w:numFmt w:val="bullet"/>
      <w:lvlText w:val="▪"/>
      <w:lvlJc w:val="left"/>
      <w:pPr>
        <w:ind w:left="25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6541E98">
      <w:start w:val="1"/>
      <w:numFmt w:val="bullet"/>
      <w:lvlText w:val="·"/>
      <w:lvlJc w:val="left"/>
      <w:pPr>
        <w:ind w:left="32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E882D76">
      <w:start w:val="1"/>
      <w:numFmt w:val="bullet"/>
      <w:lvlText w:val="o"/>
      <w:lvlJc w:val="left"/>
      <w:pPr>
        <w:ind w:left="39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53829E2">
      <w:start w:val="1"/>
      <w:numFmt w:val="bullet"/>
      <w:lvlText w:val="▪"/>
      <w:lvlJc w:val="left"/>
      <w:pPr>
        <w:ind w:left="46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FE2677C">
      <w:start w:val="1"/>
      <w:numFmt w:val="bullet"/>
      <w:lvlText w:val="·"/>
      <w:lvlJc w:val="left"/>
      <w:pPr>
        <w:ind w:left="53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0546702">
      <w:start w:val="1"/>
      <w:numFmt w:val="bullet"/>
      <w:lvlText w:val="o"/>
      <w:lvlJc w:val="left"/>
      <w:pPr>
        <w:ind w:left="61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95062C0">
      <w:start w:val="1"/>
      <w:numFmt w:val="bullet"/>
      <w:lvlText w:val="▪"/>
      <w:lvlJc w:val="left"/>
      <w:pPr>
        <w:ind w:left="68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nsid w:val="2AF47ADC"/>
    <w:multiLevelType w:val="hybridMultilevel"/>
    <w:tmpl w:val="8FCE5582"/>
    <w:numStyleLink w:val="ImportedStyle2"/>
  </w:abstractNum>
  <w:abstractNum w:abstractNumId="10">
    <w:nsid w:val="3AA4602B"/>
    <w:multiLevelType w:val="hybridMultilevel"/>
    <w:tmpl w:val="2ACC5E28"/>
    <w:styleLink w:val="ImportedStyle7"/>
    <w:lvl w:ilvl="0" w:tplc="B0B83432">
      <w:start w:val="1"/>
      <w:numFmt w:val="decimal"/>
      <w:lvlText w:val="%1."/>
      <w:lvlJc w:val="left"/>
      <w:pPr>
        <w:ind w:left="15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C8A7C8A">
      <w:start w:val="1"/>
      <w:numFmt w:val="lowerLetter"/>
      <w:lvlText w:val="%2."/>
      <w:lvlJc w:val="left"/>
      <w:pPr>
        <w:ind w:left="22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E36ECC8">
      <w:start w:val="1"/>
      <w:numFmt w:val="lowerRoman"/>
      <w:lvlText w:val="%3."/>
      <w:lvlJc w:val="left"/>
      <w:pPr>
        <w:ind w:left="300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786AF706">
      <w:start w:val="1"/>
      <w:numFmt w:val="decimal"/>
      <w:lvlText w:val="%4."/>
      <w:lvlJc w:val="left"/>
      <w:pPr>
        <w:ind w:left="3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99A8FB0">
      <w:start w:val="1"/>
      <w:numFmt w:val="lowerLetter"/>
      <w:lvlText w:val="%5."/>
      <w:lvlJc w:val="left"/>
      <w:pPr>
        <w:ind w:left="44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95081B2">
      <w:start w:val="1"/>
      <w:numFmt w:val="lowerRoman"/>
      <w:lvlText w:val="%6."/>
      <w:lvlJc w:val="left"/>
      <w:pPr>
        <w:ind w:left="516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FEAE1F82">
      <w:start w:val="1"/>
      <w:numFmt w:val="decimal"/>
      <w:lvlText w:val="%7."/>
      <w:lvlJc w:val="left"/>
      <w:pPr>
        <w:ind w:left="58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BA2C07A">
      <w:start w:val="1"/>
      <w:numFmt w:val="lowerLetter"/>
      <w:lvlText w:val="%8."/>
      <w:lvlJc w:val="left"/>
      <w:pPr>
        <w:ind w:left="66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BEAB82C">
      <w:start w:val="1"/>
      <w:numFmt w:val="lowerRoman"/>
      <w:lvlText w:val="%9."/>
      <w:lvlJc w:val="left"/>
      <w:pPr>
        <w:ind w:left="732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nsid w:val="561244F8"/>
    <w:multiLevelType w:val="hybridMultilevel"/>
    <w:tmpl w:val="3398AA90"/>
    <w:styleLink w:val="Numbered"/>
    <w:lvl w:ilvl="0" w:tplc="EECE1CE0">
      <w:start w:val="1"/>
      <w:numFmt w:val="decimal"/>
      <w:lvlText w:val="%1."/>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4"/>
        </w:tabs>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41B879EE">
      <w:start w:val="1"/>
      <w:numFmt w:val="decimal"/>
      <w:lvlText w:val="%2."/>
      <w:lvlJc w:val="left"/>
      <w:pPr>
        <w:tabs>
          <w:tab w:val="left" w:pos="1440"/>
          <w:tab w:val="left" w:pos="2160"/>
          <w:tab w:val="left" w:pos="2880"/>
          <w:tab w:val="left" w:pos="3600"/>
          <w:tab w:val="left" w:pos="4320"/>
          <w:tab w:val="left" w:pos="5040"/>
          <w:tab w:val="left" w:pos="5760"/>
          <w:tab w:val="left" w:pos="6480"/>
          <w:tab w:val="left" w:pos="7200"/>
          <w:tab w:val="left" w:pos="7920"/>
          <w:tab w:val="left" w:pos="8564"/>
        </w:tabs>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147C2084">
      <w:start w:val="1"/>
      <w:numFmt w:val="decimal"/>
      <w:lvlText w:val="%3."/>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4"/>
        </w:tabs>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B5841154">
      <w:start w:val="1"/>
      <w:numFmt w:val="decimal"/>
      <w:lvlText w:val="%4."/>
      <w:lvlJc w:val="left"/>
      <w:pPr>
        <w:tabs>
          <w:tab w:val="left" w:pos="720"/>
          <w:tab w:val="left" w:pos="2160"/>
          <w:tab w:val="left" w:pos="2880"/>
          <w:tab w:val="left" w:pos="3600"/>
          <w:tab w:val="left" w:pos="4320"/>
          <w:tab w:val="left" w:pos="5040"/>
          <w:tab w:val="left" w:pos="5760"/>
          <w:tab w:val="left" w:pos="6480"/>
          <w:tab w:val="left" w:pos="7200"/>
          <w:tab w:val="left" w:pos="7920"/>
          <w:tab w:val="left" w:pos="8564"/>
        </w:tabs>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2780C90E">
      <w:start w:val="1"/>
      <w:numFmt w:val="decimal"/>
      <w:lvlText w:val="%5."/>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4"/>
        </w:tabs>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B7E8B0D6">
      <w:start w:val="1"/>
      <w:numFmt w:val="decimal"/>
      <w:lvlText w:val="%6."/>
      <w:lvlJc w:val="left"/>
      <w:pPr>
        <w:tabs>
          <w:tab w:val="left" w:pos="720"/>
          <w:tab w:val="left" w:pos="1440"/>
          <w:tab w:val="left" w:pos="2880"/>
          <w:tab w:val="left" w:pos="3600"/>
          <w:tab w:val="left" w:pos="4320"/>
          <w:tab w:val="left" w:pos="5040"/>
          <w:tab w:val="left" w:pos="5760"/>
          <w:tab w:val="left" w:pos="6480"/>
          <w:tab w:val="left" w:pos="7200"/>
          <w:tab w:val="left" w:pos="7920"/>
          <w:tab w:val="left" w:pos="8564"/>
        </w:tabs>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91B0877E">
      <w:start w:val="1"/>
      <w:numFmt w:val="decimal"/>
      <w:lvlText w:val="%7."/>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4"/>
        </w:tabs>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8C7E3C10">
      <w:start w:val="1"/>
      <w:numFmt w:val="decimal"/>
      <w:lvlText w:val="%8."/>
      <w:lvlJc w:val="left"/>
      <w:pPr>
        <w:tabs>
          <w:tab w:val="left" w:pos="720"/>
          <w:tab w:val="left" w:pos="1440"/>
          <w:tab w:val="left" w:pos="2160"/>
          <w:tab w:val="left" w:pos="3600"/>
          <w:tab w:val="left" w:pos="4320"/>
          <w:tab w:val="left" w:pos="5040"/>
          <w:tab w:val="left" w:pos="5760"/>
          <w:tab w:val="left" w:pos="6480"/>
          <w:tab w:val="left" w:pos="7200"/>
          <w:tab w:val="left" w:pos="7920"/>
          <w:tab w:val="left" w:pos="8564"/>
        </w:tabs>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7BBAF258">
      <w:start w:val="1"/>
      <w:numFmt w:val="decimal"/>
      <w:lvlText w:val="%9."/>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4"/>
        </w:tabs>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nsid w:val="567F7D24"/>
    <w:multiLevelType w:val="hybridMultilevel"/>
    <w:tmpl w:val="2ACC5E28"/>
    <w:numStyleLink w:val="ImportedStyle7"/>
  </w:abstractNum>
  <w:abstractNum w:abstractNumId="13">
    <w:nsid w:val="596A73A7"/>
    <w:multiLevelType w:val="hybridMultilevel"/>
    <w:tmpl w:val="4C6058A6"/>
    <w:styleLink w:val="ImportedStyle8"/>
    <w:lvl w:ilvl="0" w:tplc="2EDC2FD4">
      <w:start w:val="1"/>
      <w:numFmt w:val="bullet"/>
      <w:lvlText w:val="·"/>
      <w:lvlJc w:val="left"/>
      <w:pPr>
        <w:ind w:left="1843"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7806852">
      <w:start w:val="1"/>
      <w:numFmt w:val="bullet"/>
      <w:lvlText w:val="o"/>
      <w:lvlJc w:val="left"/>
      <w:pPr>
        <w:ind w:left="256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9CC8810">
      <w:start w:val="1"/>
      <w:numFmt w:val="bullet"/>
      <w:lvlText w:val="▪"/>
      <w:lvlJc w:val="left"/>
      <w:pPr>
        <w:ind w:left="328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8942CE0">
      <w:start w:val="1"/>
      <w:numFmt w:val="bullet"/>
      <w:lvlText w:val="·"/>
      <w:lvlJc w:val="left"/>
      <w:pPr>
        <w:ind w:left="4003"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7A8E85C">
      <w:start w:val="1"/>
      <w:numFmt w:val="bullet"/>
      <w:lvlText w:val="o"/>
      <w:lvlJc w:val="left"/>
      <w:pPr>
        <w:ind w:left="472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90A298E">
      <w:start w:val="1"/>
      <w:numFmt w:val="bullet"/>
      <w:lvlText w:val="▪"/>
      <w:lvlJc w:val="left"/>
      <w:pPr>
        <w:ind w:left="544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B241942">
      <w:start w:val="1"/>
      <w:numFmt w:val="bullet"/>
      <w:lvlText w:val="·"/>
      <w:lvlJc w:val="left"/>
      <w:pPr>
        <w:ind w:left="6163"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630D634">
      <w:start w:val="1"/>
      <w:numFmt w:val="bullet"/>
      <w:lvlText w:val="o"/>
      <w:lvlJc w:val="left"/>
      <w:pPr>
        <w:ind w:left="688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6A07360">
      <w:start w:val="1"/>
      <w:numFmt w:val="bullet"/>
      <w:lvlText w:val="▪"/>
      <w:lvlJc w:val="left"/>
      <w:pPr>
        <w:ind w:left="760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nsid w:val="5DC34D8F"/>
    <w:multiLevelType w:val="hybridMultilevel"/>
    <w:tmpl w:val="63AEA222"/>
    <w:numStyleLink w:val="ImportedStyle3"/>
  </w:abstractNum>
  <w:abstractNum w:abstractNumId="15">
    <w:nsid w:val="63A04631"/>
    <w:multiLevelType w:val="multilevel"/>
    <w:tmpl w:val="ED5474C2"/>
    <w:lvl w:ilvl="0">
      <w:start w:val="1"/>
      <w:numFmt w:val="decimal"/>
      <w:lvlText w:val="%1."/>
      <w:lvlJc w:val="left"/>
      <w:pPr>
        <w:ind w:left="432" w:hanging="432"/>
      </w:pPr>
      <w:rPr>
        <w:rFonts w:hAnsi="Arial Unicode MS" w:hint="default"/>
        <w:b/>
        <w:bCs/>
        <w:caps w:val="0"/>
        <w:smallCaps w:val="0"/>
        <w:strike w:val="0"/>
        <w:dstrike w:val="0"/>
        <w:outline w:val="0"/>
        <w:emboss w:val="0"/>
        <w:imprint w:val="0"/>
        <w:spacing w:val="0"/>
        <w:w w:val="100"/>
        <w:kern w:val="0"/>
        <w:position w:val="0"/>
        <w:vertAlign w:val="baseline"/>
      </w:rPr>
    </w:lvl>
    <w:lvl w:ilvl="1">
      <w:start w:val="1"/>
      <w:numFmt w:val="decimal"/>
      <w:lvlText w:val="%1.%2."/>
      <w:lvlJc w:val="left"/>
      <w:pPr>
        <w:ind w:left="576" w:hanging="576"/>
      </w:pPr>
      <w:rPr>
        <w:rFonts w:hAnsi="Arial Unicode MS" w:hint="default"/>
        <w:b/>
        <w:bCs/>
        <w:caps w:val="0"/>
        <w:smallCaps w:val="0"/>
        <w:strike w:val="0"/>
        <w:dstrike w:val="0"/>
        <w:outline w:val="0"/>
        <w:emboss w:val="0"/>
        <w:imprint w:val="0"/>
        <w:spacing w:val="0"/>
        <w:w w:val="100"/>
        <w:kern w:val="0"/>
        <w:position w:val="0"/>
        <w:vertAlign w:val="baseline"/>
      </w:rPr>
    </w:lvl>
    <w:lvl w:ilvl="2">
      <w:start w:val="1"/>
      <w:numFmt w:val="decimal"/>
      <w:lvlText w:val="%1.%2.%3."/>
      <w:lvlJc w:val="left"/>
      <w:pPr>
        <w:ind w:left="720" w:hanging="720"/>
      </w:pPr>
      <w:rPr>
        <w:rFonts w:hAnsi="Arial Unicode MS" w:hint="default"/>
        <w:caps w:val="0"/>
        <w:smallCaps w:val="0"/>
        <w:strike w:val="0"/>
        <w:dstrike w:val="0"/>
        <w:outline w:val="0"/>
        <w:emboss w:val="0"/>
        <w:imprint w:val="0"/>
        <w:spacing w:val="0"/>
        <w:w w:val="100"/>
        <w:kern w:val="0"/>
        <w:position w:val="0"/>
        <w:vertAlign w:val="baseline"/>
      </w:rPr>
    </w:lvl>
    <w:lvl w:ilvl="3">
      <w:start w:val="1"/>
      <w:numFmt w:val="decimal"/>
      <w:lvlText w:val="%1.%2.%3.%4."/>
      <w:lvlJc w:val="left"/>
      <w:pPr>
        <w:ind w:left="864" w:hanging="864"/>
      </w:pPr>
      <w:rPr>
        <w:rFonts w:hAnsi="Arial Unicode MS" w:hint="default"/>
        <w:caps w:val="0"/>
        <w:smallCaps w:val="0"/>
        <w:strike w:val="0"/>
        <w:dstrike w:val="0"/>
        <w:outline w:val="0"/>
        <w:emboss w:val="0"/>
        <w:imprint w:val="0"/>
        <w:spacing w:val="0"/>
        <w:w w:val="100"/>
        <w:kern w:val="0"/>
        <w:position w:val="0"/>
        <w:vertAlign w:val="baseline"/>
      </w:rPr>
    </w:lvl>
    <w:lvl w:ilvl="4">
      <w:start w:val="1"/>
      <w:numFmt w:val="decimal"/>
      <w:suff w:val="nothing"/>
      <w:lvlText w:val="%1.%2.%3.%4.%5."/>
      <w:lvlJc w:val="left"/>
      <w:pPr>
        <w:ind w:left="140" w:hanging="140"/>
      </w:pPr>
      <w:rPr>
        <w:rFonts w:hAnsi="Arial Unicode MS" w:hint="default"/>
        <w:caps w:val="0"/>
        <w:smallCaps w:val="0"/>
        <w:strike w:val="0"/>
        <w:dstrike w:val="0"/>
        <w:outline w:val="0"/>
        <w:emboss w:val="0"/>
        <w:imprint w:val="0"/>
        <w:spacing w:val="0"/>
        <w:w w:val="100"/>
        <w:kern w:val="0"/>
        <w:position w:val="0"/>
        <w:vertAlign w:val="baseline"/>
      </w:rPr>
    </w:lvl>
    <w:lvl w:ilvl="5">
      <w:start w:val="1"/>
      <w:numFmt w:val="decimal"/>
      <w:suff w:val="nothing"/>
      <w:lvlText w:val="%1.%2.%3.%4.%5.%6."/>
      <w:lvlJc w:val="left"/>
      <w:pPr>
        <w:ind w:left="140" w:hanging="140"/>
      </w:pPr>
      <w:rPr>
        <w:rFonts w:hAnsi="Arial Unicode MS" w:hint="default"/>
        <w:caps w:val="0"/>
        <w:smallCaps w:val="0"/>
        <w:strike w:val="0"/>
        <w:dstrike w:val="0"/>
        <w:outline w:val="0"/>
        <w:emboss w:val="0"/>
        <w:imprint w:val="0"/>
        <w:spacing w:val="0"/>
        <w:w w:val="100"/>
        <w:kern w:val="0"/>
        <w:position w:val="0"/>
        <w:vertAlign w:val="baseline"/>
      </w:rPr>
    </w:lvl>
    <w:lvl w:ilvl="6">
      <w:start w:val="1"/>
      <w:numFmt w:val="decimal"/>
      <w:suff w:val="nothing"/>
      <w:lvlText w:val="%1.%2.%3.%4.%5.%6.%7."/>
      <w:lvlJc w:val="left"/>
      <w:pPr>
        <w:ind w:left="140" w:hanging="140"/>
      </w:pPr>
      <w:rPr>
        <w:rFonts w:hAnsi="Arial Unicode MS" w:hint="default"/>
        <w:caps w:val="0"/>
        <w:smallCaps w:val="0"/>
        <w:strike w:val="0"/>
        <w:dstrike w:val="0"/>
        <w:outline w:val="0"/>
        <w:emboss w:val="0"/>
        <w:imprint w:val="0"/>
        <w:spacing w:val="0"/>
        <w:w w:val="100"/>
        <w:kern w:val="0"/>
        <w:position w:val="0"/>
        <w:vertAlign w:val="baseline"/>
      </w:rPr>
    </w:lvl>
    <w:lvl w:ilvl="7">
      <w:start w:val="1"/>
      <w:numFmt w:val="decimal"/>
      <w:suff w:val="nothing"/>
      <w:lvlText w:val="%1.%2.%3.%4.%5.%6.%7.%8."/>
      <w:lvlJc w:val="left"/>
      <w:pPr>
        <w:ind w:left="140" w:hanging="140"/>
      </w:pPr>
      <w:rPr>
        <w:rFonts w:hAnsi="Arial Unicode MS" w:hint="default"/>
        <w:caps w:val="0"/>
        <w:smallCaps w:val="0"/>
        <w:strike w:val="0"/>
        <w:dstrike w:val="0"/>
        <w:outline w:val="0"/>
        <w:emboss w:val="0"/>
        <w:imprint w:val="0"/>
        <w:spacing w:val="0"/>
        <w:w w:val="100"/>
        <w:kern w:val="0"/>
        <w:position w:val="0"/>
        <w:vertAlign w:val="baseline"/>
      </w:rPr>
    </w:lvl>
    <w:lvl w:ilvl="8">
      <w:start w:val="1"/>
      <w:numFmt w:val="decimal"/>
      <w:suff w:val="nothing"/>
      <w:lvlText w:val="%1.%2.%3.%4.%5.%6.%7.%8.%9."/>
      <w:lvlJc w:val="left"/>
      <w:pPr>
        <w:ind w:left="140" w:hanging="140"/>
      </w:pPr>
      <w:rPr>
        <w:rFonts w:hAnsi="Arial Unicode MS" w:hint="default"/>
        <w:caps w:val="0"/>
        <w:smallCaps w:val="0"/>
        <w:strike w:val="0"/>
        <w:dstrike w:val="0"/>
        <w:outline w:val="0"/>
        <w:emboss w:val="0"/>
        <w:imprint w:val="0"/>
        <w:spacing w:val="0"/>
        <w:w w:val="100"/>
        <w:kern w:val="0"/>
        <w:position w:val="0"/>
        <w:vertAlign w:val="baseline"/>
      </w:rPr>
    </w:lvl>
  </w:abstractNum>
  <w:abstractNum w:abstractNumId="16">
    <w:nsid w:val="6F9E4BC5"/>
    <w:multiLevelType w:val="hybridMultilevel"/>
    <w:tmpl w:val="3398AA90"/>
    <w:numStyleLink w:val="Numbered"/>
  </w:abstractNum>
  <w:abstractNum w:abstractNumId="17">
    <w:nsid w:val="77DC0E7B"/>
    <w:multiLevelType w:val="hybridMultilevel"/>
    <w:tmpl w:val="0C823E8C"/>
    <w:numStyleLink w:val="Bullets"/>
  </w:abstractNum>
  <w:num w:numId="1">
    <w:abstractNumId w:val="1"/>
  </w:num>
  <w:num w:numId="2">
    <w:abstractNumId w:val="1"/>
    <w:lvlOverride w:ilvl="1">
      <w:startOverride w:val="2"/>
    </w:lvlOverride>
  </w:num>
  <w:num w:numId="3">
    <w:abstractNumId w:val="1"/>
    <w:lvlOverride w:ilvl="1">
      <w:startOverride w:val="3"/>
    </w:lvlOverride>
  </w:num>
  <w:num w:numId="4">
    <w:abstractNumId w:val="1"/>
    <w:lvlOverride w:ilvl="0">
      <w:startOverride w:val="2"/>
    </w:lvlOverride>
  </w:num>
  <w:num w:numId="5">
    <w:abstractNumId w:val="1"/>
    <w:lvlOverride w:ilvl="1">
      <w:startOverride w:val="2"/>
    </w:lvlOverride>
  </w:num>
  <w:num w:numId="6">
    <w:abstractNumId w:val="1"/>
    <w:lvlOverride w:ilvl="2">
      <w:startOverride w:val="2"/>
    </w:lvlOverride>
  </w:num>
  <w:num w:numId="7">
    <w:abstractNumId w:val="1"/>
    <w:lvlOverride w:ilvl="0">
      <w:startOverride w:val="1"/>
      <w:lvl w:ilvl="0">
        <w:start w:val="1"/>
        <w:numFmt w:val="decimal"/>
        <w:lvlText w:val="%1."/>
        <w:lvlJc w:val="left"/>
        <w:pPr>
          <w:tabs>
            <w:tab w:val="num" w:pos="637"/>
          </w:tabs>
          <w:ind w:left="297" w:firstLine="4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3"/>
      <w:lvl w:ilvl="1">
        <w:start w:val="3"/>
        <w:numFmt w:val="decimal"/>
        <w:lvlText w:val="%1.%2."/>
        <w:lvlJc w:val="left"/>
        <w:pPr>
          <w:ind w:left="528" w:hanging="528"/>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2">
      <w:startOverride w:val="1"/>
      <w:lvl w:ilvl="2">
        <w:start w:val="1"/>
        <w:numFmt w:val="decimal"/>
        <w:lvlText w:val="%1.%2.%3."/>
        <w:lvlJc w:val="left"/>
        <w:pPr>
          <w:ind w:left="660" w:hanging="6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3">
      <w:startOverride w:val="1"/>
      <w:lvl w:ilvl="3">
        <w:start w:val="1"/>
        <w:numFmt w:val="decimal"/>
        <w:suff w:val="nothing"/>
        <w:lvlText w:val="%1.%2.%3.%4."/>
        <w:lvlJc w:val="left"/>
        <w:pPr>
          <w:ind w:left="110" w:hanging="11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4">
      <w:startOverride w:val="1"/>
      <w:lvl w:ilvl="4">
        <w:start w:val="1"/>
        <w:numFmt w:val="decimal"/>
        <w:suff w:val="nothing"/>
        <w:lvlText w:val="%1.%2.%3.%4.%5."/>
        <w:lvlJc w:val="left"/>
        <w:pPr>
          <w:ind w:left="110" w:hanging="11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5">
      <w:startOverride w:val="1"/>
      <w:lvl w:ilvl="5">
        <w:start w:val="1"/>
        <w:numFmt w:val="decimal"/>
        <w:suff w:val="nothing"/>
        <w:lvlText w:val="%1.%2.%3.%4.%5.%6."/>
        <w:lvlJc w:val="left"/>
        <w:pPr>
          <w:ind w:left="110" w:hanging="11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6">
      <w:startOverride w:val="1"/>
      <w:lvl w:ilvl="6">
        <w:start w:val="1"/>
        <w:numFmt w:val="decimal"/>
        <w:suff w:val="nothing"/>
        <w:lvlText w:val="%1.%2.%3.%4.%5.%6.%7."/>
        <w:lvlJc w:val="left"/>
        <w:pPr>
          <w:ind w:left="110" w:hanging="11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7">
      <w:startOverride w:val="1"/>
      <w:lvl w:ilvl="7">
        <w:start w:val="1"/>
        <w:numFmt w:val="decimal"/>
        <w:suff w:val="nothing"/>
        <w:lvlText w:val="%1.%2.%3.%4.%5.%6.%7.%8."/>
        <w:lvlJc w:val="left"/>
        <w:pPr>
          <w:ind w:left="110" w:hanging="11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8">
      <w:startOverride w:val="1"/>
      <w:lvl w:ilvl="8">
        <w:start w:val="1"/>
        <w:numFmt w:val="decimal"/>
        <w:suff w:val="nothing"/>
        <w:lvlText w:val="%1.%2.%3.%4.%5.%6.%7.%8.%9."/>
        <w:lvlJc w:val="left"/>
        <w:pPr>
          <w:ind w:left="110" w:hanging="11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num>
  <w:num w:numId="8">
    <w:abstractNumId w:val="1"/>
    <w:lvlOverride w:ilvl="0">
      <w:startOverride w:val="3"/>
      <w:lvl w:ilvl="0">
        <w:start w:val="3"/>
        <w:numFmt w:val="decimal"/>
        <w:lvlText w:val="%1."/>
        <w:lvlJc w:val="left"/>
        <w:pPr>
          <w:ind w:left="366" w:hanging="36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1.%2."/>
        <w:lvlJc w:val="left"/>
        <w:pPr>
          <w:ind w:left="487" w:hanging="48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ind w:left="609" w:hanging="6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11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1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1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1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1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10" w:hanging="11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
    <w:abstractNumId w:val="1"/>
    <w:lvlOverride w:ilvl="0">
      <w:startOverride w:val="3"/>
    </w:lvlOverride>
  </w:num>
  <w:num w:numId="10">
    <w:abstractNumId w:val="1"/>
    <w:lvlOverride w:ilvl="1">
      <w:startOverride w:val="2"/>
    </w:lvlOverride>
  </w:num>
  <w:num w:numId="11">
    <w:abstractNumId w:val="1"/>
    <w:lvlOverride w:ilvl="1">
      <w:startOverride w:val="3"/>
    </w:lvlOverride>
  </w:num>
  <w:num w:numId="12">
    <w:abstractNumId w:val="1"/>
    <w:lvlOverride w:ilvl="0">
      <w:startOverride w:val="4"/>
    </w:lvlOverride>
  </w:num>
  <w:num w:numId="13">
    <w:abstractNumId w:val="1"/>
    <w:lvlOverride w:ilvl="1">
      <w:startOverride w:val="2"/>
    </w:lvlOverride>
  </w:num>
  <w:num w:numId="14">
    <w:abstractNumId w:val="1"/>
    <w:lvlOverride w:ilvl="0">
      <w:startOverride w:val="5"/>
    </w:lvlOverride>
  </w:num>
  <w:num w:numId="15">
    <w:abstractNumId w:val="1"/>
    <w:lvlOverride w:ilvl="0">
      <w:startOverride w:val="6"/>
    </w:lvlOverride>
  </w:num>
  <w:num w:numId="16">
    <w:abstractNumId w:val="4"/>
  </w:num>
  <w:num w:numId="17">
    <w:abstractNumId w:val="5"/>
  </w:num>
  <w:num w:numId="18">
    <w:abstractNumId w:val="3"/>
  </w:num>
  <w:num w:numId="19">
    <w:abstractNumId w:val="17"/>
  </w:num>
  <w:num w:numId="20">
    <w:abstractNumId w:val="5"/>
    <w:lvlOverride w:ilvl="1">
      <w:startOverride w:val="3"/>
    </w:lvlOverride>
  </w:num>
  <w:num w:numId="21">
    <w:abstractNumId w:val="5"/>
    <w:lvlOverride w:ilvl="0">
      <w:startOverride w:val="2"/>
    </w:lvlOverride>
  </w:num>
  <w:num w:numId="22">
    <w:abstractNumId w:val="5"/>
    <w:lvlOverride w:ilvl="2">
      <w:startOverride w:val="2"/>
    </w:lvlOverride>
  </w:num>
  <w:num w:numId="23">
    <w:abstractNumId w:val="5"/>
    <w:lvlOverride w:ilvl="0">
      <w:startOverride w:val="1"/>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3"/>
      <w:lvl w:ilvl="1">
        <w:start w:val="3"/>
        <w:numFmt w:val="decimal"/>
        <w:lvlText w:val="%1.%2."/>
        <w:lvlJc w:val="left"/>
        <w:pPr>
          <w:ind w:left="672" w:hanging="672"/>
        </w:pPr>
        <w:rPr>
          <w:rFonts w:hAnsi="Arial Unicode MS"/>
          <w:caps w:val="0"/>
          <w:smallCaps w:val="0"/>
          <w:strike w:val="0"/>
          <w:dstrike w:val="0"/>
          <w:outline w:val="0"/>
          <w:emboss w:val="0"/>
          <w:imprint w:val="0"/>
          <w:spacing w:val="0"/>
          <w:w w:val="100"/>
          <w:kern w:val="0"/>
          <w:position w:val="0"/>
          <w:sz w:val="30"/>
          <w:szCs w:val="30"/>
          <w:highlight w:val="none"/>
          <w:vertAlign w:val="baseline"/>
        </w:rPr>
      </w:lvl>
    </w:lvlOverride>
    <w:lvlOverride w:ilvl="2">
      <w:startOverride w:val="1"/>
      <w:lvl w:ilvl="2">
        <w:start w:val="1"/>
        <w:numFmt w:val="decimal"/>
        <w:lvlText w:val="%1.%2.%3."/>
        <w:lvlJc w:val="left"/>
        <w:pPr>
          <w:ind w:left="840" w:hanging="840"/>
        </w:pPr>
        <w:rPr>
          <w:rFonts w:hAnsi="Arial Unicode MS"/>
          <w:caps w:val="0"/>
          <w:smallCaps w:val="0"/>
          <w:strike w:val="0"/>
          <w:dstrike w:val="0"/>
          <w:outline w:val="0"/>
          <w:emboss w:val="0"/>
          <w:imprint w:val="0"/>
          <w:spacing w:val="0"/>
          <w:w w:val="100"/>
          <w:kern w:val="0"/>
          <w:position w:val="0"/>
          <w:sz w:val="30"/>
          <w:szCs w:val="30"/>
          <w:highlight w:val="none"/>
          <w:vertAlign w:val="baseline"/>
        </w:rPr>
      </w:lvl>
    </w:lvlOverride>
    <w:lvlOverride w:ilvl="3">
      <w:startOverride w:val="1"/>
      <w:lvl w:ilvl="3">
        <w:start w:val="1"/>
        <w:numFmt w:val="decimal"/>
        <w:suff w:val="nothing"/>
        <w:lvlText w:val="%1.%2.%3.%4."/>
        <w:lvlJc w:val="left"/>
        <w:pPr>
          <w:ind w:left="140" w:hanging="140"/>
        </w:pPr>
        <w:rPr>
          <w:rFonts w:hAnsi="Arial Unicode MS"/>
          <w:caps w:val="0"/>
          <w:smallCaps w:val="0"/>
          <w:strike w:val="0"/>
          <w:dstrike w:val="0"/>
          <w:outline w:val="0"/>
          <w:emboss w:val="0"/>
          <w:imprint w:val="0"/>
          <w:spacing w:val="0"/>
          <w:w w:val="100"/>
          <w:kern w:val="0"/>
          <w:position w:val="0"/>
          <w:sz w:val="30"/>
          <w:szCs w:val="30"/>
          <w:highlight w:val="none"/>
          <w:vertAlign w:val="baseline"/>
        </w:rPr>
      </w:lvl>
    </w:lvlOverride>
    <w:lvlOverride w:ilvl="4">
      <w:startOverride w:val="1"/>
      <w:lvl w:ilvl="4">
        <w:start w:val="1"/>
        <w:numFmt w:val="decimal"/>
        <w:suff w:val="nothing"/>
        <w:lvlText w:val="%1.%2.%3.%4.%5."/>
        <w:lvlJc w:val="left"/>
        <w:pPr>
          <w:ind w:left="140" w:hanging="140"/>
        </w:pPr>
        <w:rPr>
          <w:rFonts w:hAnsi="Arial Unicode MS"/>
          <w:caps w:val="0"/>
          <w:smallCaps w:val="0"/>
          <w:strike w:val="0"/>
          <w:dstrike w:val="0"/>
          <w:outline w:val="0"/>
          <w:emboss w:val="0"/>
          <w:imprint w:val="0"/>
          <w:spacing w:val="0"/>
          <w:w w:val="100"/>
          <w:kern w:val="0"/>
          <w:position w:val="0"/>
          <w:sz w:val="30"/>
          <w:szCs w:val="30"/>
          <w:highlight w:val="none"/>
          <w:vertAlign w:val="baseline"/>
        </w:rPr>
      </w:lvl>
    </w:lvlOverride>
    <w:lvlOverride w:ilvl="5">
      <w:startOverride w:val="1"/>
      <w:lvl w:ilvl="5">
        <w:start w:val="1"/>
        <w:numFmt w:val="decimal"/>
        <w:suff w:val="nothing"/>
        <w:lvlText w:val="%1.%2.%3.%4.%5.%6."/>
        <w:lvlJc w:val="left"/>
        <w:pPr>
          <w:ind w:left="140" w:hanging="140"/>
        </w:pPr>
        <w:rPr>
          <w:rFonts w:hAnsi="Arial Unicode MS"/>
          <w:caps w:val="0"/>
          <w:smallCaps w:val="0"/>
          <w:strike w:val="0"/>
          <w:dstrike w:val="0"/>
          <w:outline w:val="0"/>
          <w:emboss w:val="0"/>
          <w:imprint w:val="0"/>
          <w:spacing w:val="0"/>
          <w:w w:val="100"/>
          <w:kern w:val="0"/>
          <w:position w:val="0"/>
          <w:sz w:val="30"/>
          <w:szCs w:val="30"/>
          <w:highlight w:val="none"/>
          <w:vertAlign w:val="baseline"/>
        </w:rPr>
      </w:lvl>
    </w:lvlOverride>
    <w:lvlOverride w:ilvl="6">
      <w:startOverride w:val="1"/>
      <w:lvl w:ilvl="6">
        <w:start w:val="1"/>
        <w:numFmt w:val="decimal"/>
        <w:suff w:val="nothing"/>
        <w:lvlText w:val="%1.%2.%3.%4.%5.%6.%7."/>
        <w:lvlJc w:val="left"/>
        <w:pPr>
          <w:ind w:left="140" w:hanging="140"/>
        </w:pPr>
        <w:rPr>
          <w:rFonts w:hAnsi="Arial Unicode MS"/>
          <w:caps w:val="0"/>
          <w:smallCaps w:val="0"/>
          <w:strike w:val="0"/>
          <w:dstrike w:val="0"/>
          <w:outline w:val="0"/>
          <w:emboss w:val="0"/>
          <w:imprint w:val="0"/>
          <w:spacing w:val="0"/>
          <w:w w:val="100"/>
          <w:kern w:val="0"/>
          <w:position w:val="0"/>
          <w:sz w:val="30"/>
          <w:szCs w:val="30"/>
          <w:highlight w:val="none"/>
          <w:vertAlign w:val="baseline"/>
        </w:rPr>
      </w:lvl>
    </w:lvlOverride>
    <w:lvlOverride w:ilvl="7">
      <w:startOverride w:val="1"/>
      <w:lvl w:ilvl="7">
        <w:start w:val="1"/>
        <w:numFmt w:val="decimal"/>
        <w:suff w:val="nothing"/>
        <w:lvlText w:val="%1.%2.%3.%4.%5.%6.%7.%8."/>
        <w:lvlJc w:val="left"/>
        <w:pPr>
          <w:ind w:left="140" w:hanging="140"/>
        </w:pPr>
        <w:rPr>
          <w:rFonts w:hAnsi="Arial Unicode MS"/>
          <w:caps w:val="0"/>
          <w:smallCaps w:val="0"/>
          <w:strike w:val="0"/>
          <w:dstrike w:val="0"/>
          <w:outline w:val="0"/>
          <w:emboss w:val="0"/>
          <w:imprint w:val="0"/>
          <w:spacing w:val="0"/>
          <w:w w:val="100"/>
          <w:kern w:val="0"/>
          <w:position w:val="0"/>
          <w:sz w:val="30"/>
          <w:szCs w:val="30"/>
          <w:highlight w:val="none"/>
          <w:vertAlign w:val="baseline"/>
        </w:rPr>
      </w:lvl>
    </w:lvlOverride>
    <w:lvlOverride w:ilvl="8">
      <w:startOverride w:val="1"/>
      <w:lvl w:ilvl="8">
        <w:start w:val="1"/>
        <w:numFmt w:val="decimal"/>
        <w:suff w:val="nothing"/>
        <w:lvlText w:val="%1.%2.%3.%4.%5.%6.%7.%8.%9."/>
        <w:lvlJc w:val="left"/>
        <w:pPr>
          <w:ind w:left="140" w:hanging="140"/>
        </w:pPr>
        <w:rPr>
          <w:rFonts w:hAnsi="Arial Unicode MS"/>
          <w:caps w:val="0"/>
          <w:smallCaps w:val="0"/>
          <w:strike w:val="0"/>
          <w:dstrike w:val="0"/>
          <w:outline w:val="0"/>
          <w:emboss w:val="0"/>
          <w:imprint w:val="0"/>
          <w:spacing w:val="0"/>
          <w:w w:val="100"/>
          <w:kern w:val="0"/>
          <w:position w:val="0"/>
          <w:sz w:val="30"/>
          <w:szCs w:val="30"/>
          <w:highlight w:val="none"/>
          <w:vertAlign w:val="baseline"/>
        </w:rPr>
      </w:lvl>
    </w:lvlOverride>
  </w:num>
  <w:num w:numId="24">
    <w:abstractNumId w:val="5"/>
    <w:lvlOverride w:ilvl="0">
      <w:startOverride w:val="3"/>
      <w:lvl w:ilvl="0">
        <w:start w:val="3"/>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1.%2."/>
        <w:lvlJc w:val="left"/>
        <w:pPr>
          <w:ind w:left="576" w:hanging="57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130" w:hanging="13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30" w:hanging="13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30" w:hanging="13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30" w:hanging="13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30" w:hanging="13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30" w:hanging="13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25">
    <w:abstractNumId w:val="5"/>
    <w:lvlOverride w:ilvl="0">
      <w:startOverride w:val="3"/>
    </w:lvlOverride>
  </w:num>
  <w:num w:numId="26">
    <w:abstractNumId w:val="8"/>
  </w:num>
  <w:num w:numId="27">
    <w:abstractNumId w:val="9"/>
  </w:num>
  <w:num w:numId="28">
    <w:abstractNumId w:val="5"/>
    <w:lvlOverride w:ilvl="1">
      <w:startOverride w:val="2"/>
    </w:lvlOverride>
  </w:num>
  <w:num w:numId="29">
    <w:abstractNumId w:val="11"/>
  </w:num>
  <w:num w:numId="30">
    <w:abstractNumId w:val="16"/>
  </w:num>
  <w:num w:numId="31">
    <w:abstractNumId w:val="10"/>
  </w:num>
  <w:num w:numId="32">
    <w:abstractNumId w:val="12"/>
  </w:num>
  <w:num w:numId="33">
    <w:abstractNumId w:val="12"/>
    <w:lvlOverride w:ilvl="0">
      <w:startOverride w:val="1"/>
    </w:lvlOverride>
  </w:num>
  <w:num w:numId="34">
    <w:abstractNumId w:val="13"/>
  </w:num>
  <w:num w:numId="35">
    <w:abstractNumId w:val="6"/>
  </w:num>
  <w:num w:numId="36">
    <w:abstractNumId w:val="12"/>
    <w:lvlOverride w:ilvl="0">
      <w:startOverride w:val="2"/>
    </w:lvlOverride>
  </w:num>
  <w:num w:numId="37">
    <w:abstractNumId w:val="0"/>
  </w:num>
  <w:num w:numId="38">
    <w:abstractNumId w:val="14"/>
  </w:num>
  <w:num w:numId="39">
    <w:abstractNumId w:val="5"/>
    <w:lvlOverride w:ilvl="0">
      <w:startOverride w:val="4"/>
    </w:lvlOverride>
  </w:num>
  <w:num w:numId="40">
    <w:abstractNumId w:val="2"/>
  </w:num>
  <w:num w:numId="41">
    <w:abstractNumId w:val="7"/>
  </w:num>
  <w:num w:numId="42">
    <w:abstractNumId w:val="5"/>
    <w:lvlOverride w:ilvl="0">
      <w:startOverride w:val="5"/>
    </w:lvlOverride>
  </w:num>
  <w:num w:numId="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712E5F"/>
    <w:rsid w:val="0018244B"/>
    <w:rsid w:val="002D00EB"/>
    <w:rsid w:val="002F3FA5"/>
    <w:rsid w:val="00367D07"/>
    <w:rsid w:val="00484B12"/>
    <w:rsid w:val="00551F6F"/>
    <w:rsid w:val="00712E5F"/>
    <w:rsid w:val="007C328E"/>
    <w:rsid w:val="00B113F2"/>
    <w:rsid w:val="00B308B2"/>
    <w:rsid w:val="00BE5C37"/>
    <w:rsid w:val="00C5718B"/>
    <w:rsid w:val="00CD1D6B"/>
    <w:rsid w:val="00D76BCE"/>
    <w:rsid w:val="00EC2146"/>
    <w:rsid w:val="00ED04CA"/>
    <w:rsid w:val="00FD1ED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hu-HU" w:eastAsia="hu-HU"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pPr>
      <w:spacing w:after="120" w:line="360" w:lineRule="auto"/>
      <w:ind w:firstLine="340"/>
    </w:pPr>
    <w:rPr>
      <w:rFonts w:cs="Arial Unicode MS"/>
      <w:color w:val="000000"/>
      <w:sz w:val="24"/>
      <w:szCs w:val="24"/>
      <w:u w:color="000000"/>
      <w14:textOutline w14:w="12700" w14:cap="flat" w14:cmpd="sng" w14:algn="ctr">
        <w14:noFill/>
        <w14:prstDash w14:val="solid"/>
        <w14:miter w14:lim="400000"/>
      </w14:textOutline>
    </w:rPr>
  </w:style>
  <w:style w:type="paragraph" w:styleId="Cmsor1">
    <w:name w:val="heading 1"/>
    <w:next w:val="Norml"/>
    <w:pPr>
      <w:keepNext/>
      <w:keepLines/>
      <w:pageBreakBefore/>
      <w:spacing w:before="480" w:after="120" w:line="360" w:lineRule="auto"/>
      <w:ind w:firstLine="340"/>
      <w:outlineLvl w:val="0"/>
    </w:pPr>
    <w:rPr>
      <w:rFonts w:ascii="Cambria" w:eastAsia="Cambria" w:hAnsi="Cambria" w:cs="Cambria"/>
      <w:b/>
      <w:bCs/>
      <w:color w:val="4F6228"/>
      <w:sz w:val="32"/>
      <w:szCs w:val="32"/>
      <w:u w:color="4F6228"/>
    </w:rPr>
  </w:style>
  <w:style w:type="paragraph" w:styleId="Cmsor2">
    <w:name w:val="heading 2"/>
    <w:next w:val="Norml"/>
    <w:pPr>
      <w:keepNext/>
      <w:keepLines/>
      <w:spacing w:before="200" w:after="120" w:line="360" w:lineRule="auto"/>
      <w:ind w:firstLine="340"/>
      <w:outlineLvl w:val="1"/>
    </w:pPr>
    <w:rPr>
      <w:rFonts w:ascii="Cambria" w:eastAsia="Cambria" w:hAnsi="Cambria" w:cs="Cambria"/>
      <w:b/>
      <w:bCs/>
      <w:color w:val="090B05"/>
      <w:sz w:val="26"/>
      <w:szCs w:val="26"/>
      <w:u w:color="090B05"/>
    </w:rPr>
  </w:style>
  <w:style w:type="paragraph" w:styleId="Cmsor3">
    <w:name w:val="heading 3"/>
    <w:next w:val="Norml"/>
    <w:pPr>
      <w:keepNext/>
      <w:pBdr>
        <w:top w:val="single" w:sz="4" w:space="0" w:color="515151"/>
      </w:pBdr>
      <w:spacing w:before="360" w:after="40" w:line="288" w:lineRule="auto"/>
      <w:ind w:firstLine="340"/>
      <w:outlineLvl w:val="2"/>
    </w:pPr>
    <w:rPr>
      <w:rFonts w:ascii="Helvetica Neue" w:eastAsia="Helvetica Neue" w:hAnsi="Helvetica Neue" w:cs="Helvetica Neue"/>
      <w:color w:val="000000"/>
      <w:spacing w:val="5"/>
      <w:sz w:val="28"/>
      <w:szCs w:val="28"/>
      <w:u w:color="000000"/>
      <w14:textOutline w14:w="12700" w14:cap="flat" w14:cmpd="sng" w14:algn="ctr">
        <w14:noFill/>
        <w14:prstDash w14:val="solid"/>
        <w14:miter w14:lim="400000"/>
      </w14:textOutline>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lfej">
    <w:name w:val="header"/>
    <w:pPr>
      <w:tabs>
        <w:tab w:val="center" w:pos="4536"/>
        <w:tab w:val="right" w:pos="9072"/>
      </w:tabs>
      <w:spacing w:after="120" w:line="360" w:lineRule="auto"/>
      <w:ind w:firstLine="340"/>
    </w:pPr>
    <w:rPr>
      <w:rFonts w:cs="Arial Unicode MS"/>
      <w:color w:val="000000"/>
      <w:sz w:val="24"/>
      <w:szCs w:val="24"/>
      <w:u w:color="000000"/>
      <w:lang w:val="da-DK"/>
    </w:rPr>
  </w:style>
  <w:style w:type="paragraph" w:styleId="llb">
    <w:name w:val="footer"/>
    <w:pPr>
      <w:tabs>
        <w:tab w:val="center" w:pos="4536"/>
        <w:tab w:val="right" w:pos="9072"/>
      </w:tabs>
      <w:spacing w:after="120" w:line="360" w:lineRule="auto"/>
      <w:ind w:firstLine="340"/>
    </w:pPr>
    <w:rPr>
      <w:rFonts w:eastAsia="Times New Roman"/>
      <w:color w:val="000000"/>
      <w:sz w:val="24"/>
      <w:szCs w:val="24"/>
      <w:u w:color="000000"/>
    </w:rPr>
  </w:style>
  <w:style w:type="character" w:customStyle="1" w:styleId="NoneA">
    <w:name w:val="None A"/>
  </w:style>
  <w:style w:type="paragraph" w:customStyle="1" w:styleId="HeaderFooter">
    <w:name w:val="Header &amp; Footer"/>
    <w:pPr>
      <w:tabs>
        <w:tab w:val="right" w:pos="9020"/>
      </w:tabs>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customStyle="1" w:styleId="TitleA">
    <w:name w:val="Title A"/>
    <w:next w:val="Norml"/>
    <w:pPr>
      <w:spacing w:before="3840" w:after="120" w:line="360" w:lineRule="auto"/>
      <w:ind w:firstLine="340"/>
      <w:jc w:val="center"/>
    </w:pPr>
    <w:rPr>
      <w:rFonts w:cs="Arial Unicode MS"/>
      <w:b/>
      <w:bCs/>
      <w:color w:val="4F6228"/>
      <w:spacing w:val="5"/>
      <w:kern w:val="28"/>
      <w:sz w:val="96"/>
      <w:szCs w:val="96"/>
      <w:u w:color="4F6228"/>
    </w:rPr>
  </w:style>
  <w:style w:type="paragraph" w:customStyle="1" w:styleId="SubtitleA">
    <w:name w:val="Subtitle A"/>
    <w:next w:val="Norml"/>
    <w:pPr>
      <w:spacing w:after="4320" w:line="360" w:lineRule="auto"/>
      <w:ind w:firstLine="340"/>
      <w:jc w:val="center"/>
    </w:pPr>
    <w:rPr>
      <w:rFonts w:ascii="Cambria" w:hAnsi="Cambria" w:cs="Arial Unicode MS"/>
      <w:b/>
      <w:bCs/>
      <w:i/>
      <w:iCs/>
      <w:color w:val="4F6228"/>
      <w:spacing w:val="15"/>
      <w:sz w:val="56"/>
      <w:szCs w:val="56"/>
      <w:u w:color="4F6228"/>
      <w:lang w:val="da-DK"/>
    </w:rPr>
  </w:style>
  <w:style w:type="paragraph" w:styleId="TJ1">
    <w:name w:val="toc 1"/>
    <w:pPr>
      <w:tabs>
        <w:tab w:val="left" w:pos="637"/>
        <w:tab w:val="left" w:pos="880"/>
        <w:tab w:val="right" w:leader="dot" w:pos="8704"/>
      </w:tabs>
      <w:spacing w:after="100" w:line="276" w:lineRule="auto"/>
      <w:ind w:firstLine="340"/>
    </w:pPr>
    <w:rPr>
      <w:rFonts w:ascii="Calibri" w:eastAsia="Calibri" w:hAnsi="Calibri" w:cs="Calibri"/>
      <w:color w:val="000000"/>
      <w:sz w:val="22"/>
      <w:szCs w:val="22"/>
      <w:u w:color="000000"/>
    </w:rPr>
  </w:style>
  <w:style w:type="paragraph" w:styleId="TJ2">
    <w:name w:val="toc 2"/>
    <w:pPr>
      <w:tabs>
        <w:tab w:val="left" w:pos="1047"/>
        <w:tab w:val="left" w:pos="1100"/>
        <w:tab w:val="right" w:leader="dot" w:pos="8704"/>
      </w:tabs>
      <w:spacing w:after="100" w:line="276" w:lineRule="auto"/>
    </w:pPr>
    <w:rPr>
      <w:rFonts w:ascii="Calibri" w:eastAsia="Calibri" w:hAnsi="Calibri" w:cs="Calibri"/>
      <w:color w:val="000000"/>
      <w:sz w:val="22"/>
      <w:szCs w:val="22"/>
      <w:u w:color="000000"/>
    </w:rPr>
  </w:style>
  <w:style w:type="paragraph" w:styleId="TJ3">
    <w:name w:val="toc 3"/>
    <w:pPr>
      <w:tabs>
        <w:tab w:val="left" w:pos="1440"/>
        <w:tab w:val="left" w:pos="1540"/>
        <w:tab w:val="right" w:leader="dot" w:pos="8704"/>
      </w:tabs>
      <w:spacing w:after="100" w:line="276" w:lineRule="auto"/>
    </w:pPr>
    <w:rPr>
      <w:rFonts w:ascii="Calibri" w:eastAsia="Calibri" w:hAnsi="Calibri" w:cs="Calibri"/>
      <w:color w:val="000000"/>
      <w:sz w:val="22"/>
      <w:szCs w:val="22"/>
      <w:u w:color="000000"/>
    </w:rPr>
  </w:style>
  <w:style w:type="numbering" w:customStyle="1" w:styleId="ImportedStyle1">
    <w:name w:val="Imported Style 1"/>
    <w:pPr>
      <w:numPr>
        <w:numId w:val="16"/>
      </w:numPr>
    </w:pPr>
  </w:style>
  <w:style w:type="paragraph" w:customStyle="1" w:styleId="Default">
    <w:name w:val="Default"/>
    <w:pPr>
      <w:spacing w:before="160" w:after="120" w:line="288" w:lineRule="auto"/>
      <w:ind w:firstLine="340"/>
    </w:pPr>
    <w:rPr>
      <w:rFonts w:ascii="Helvetica Neue" w:hAnsi="Helvetica Neue" w:cs="Arial Unicode MS"/>
      <w:color w:val="000000"/>
      <w:sz w:val="24"/>
      <w:szCs w:val="24"/>
      <w:u w:color="000000"/>
      <w14:textOutline w14:w="12700" w14:cap="flat" w14:cmpd="sng" w14:algn="ctr">
        <w14:noFill/>
        <w14:prstDash w14:val="solid"/>
        <w14:miter w14:lim="400000"/>
      </w14:textOutline>
    </w:rPr>
  </w:style>
  <w:style w:type="numbering" w:customStyle="1" w:styleId="Bullets">
    <w:name w:val="Bullets"/>
    <w:pPr>
      <w:numPr>
        <w:numId w:val="18"/>
      </w:numPr>
    </w:pPr>
  </w:style>
  <w:style w:type="character" w:customStyle="1" w:styleId="None">
    <w:name w:val="None"/>
  </w:style>
  <w:style w:type="character" w:customStyle="1" w:styleId="Hyperlink0">
    <w:name w:val="Hyperlink.0"/>
    <w:basedOn w:val="None"/>
    <w:rPr>
      <w:rFonts w:ascii="Times New Roman" w:eastAsia="Times New Roman" w:hAnsi="Times New Roman" w:cs="Times New Roman"/>
      <w:outline w:val="0"/>
      <w:color w:val="0000FF"/>
      <w:u w:val="single" w:color="0000FF"/>
      <w:lang w:val="it-IT"/>
    </w:rPr>
  </w:style>
  <w:style w:type="paragraph" w:styleId="Listaszerbekezds">
    <w:name w:val="List Paragraph"/>
    <w:pPr>
      <w:spacing w:after="120" w:line="360" w:lineRule="auto"/>
      <w:ind w:left="720" w:firstLine="340"/>
    </w:pPr>
    <w:rPr>
      <w:rFonts w:cs="Arial Unicode MS"/>
      <w:color w:val="000000"/>
      <w:sz w:val="24"/>
      <w:szCs w:val="24"/>
      <w:u w:color="000000"/>
    </w:rPr>
  </w:style>
  <w:style w:type="numbering" w:customStyle="1" w:styleId="ImportedStyle2">
    <w:name w:val="Imported Style 2"/>
    <w:pPr>
      <w:numPr>
        <w:numId w:val="26"/>
      </w:numPr>
    </w:pPr>
  </w:style>
  <w:style w:type="numbering" w:customStyle="1" w:styleId="Numbered">
    <w:name w:val="Numbered"/>
    <w:pPr>
      <w:numPr>
        <w:numId w:val="29"/>
      </w:numPr>
    </w:pPr>
  </w:style>
  <w:style w:type="numbering" w:customStyle="1" w:styleId="ImportedStyle7">
    <w:name w:val="Imported Style 7"/>
    <w:pPr>
      <w:numPr>
        <w:numId w:val="31"/>
      </w:numPr>
    </w:pPr>
  </w:style>
  <w:style w:type="numbering" w:customStyle="1" w:styleId="ImportedStyle8">
    <w:name w:val="Imported Style 8"/>
    <w:pPr>
      <w:numPr>
        <w:numId w:val="34"/>
      </w:numPr>
    </w:pPr>
  </w:style>
  <w:style w:type="numbering" w:customStyle="1" w:styleId="ImportedStyle3">
    <w:name w:val="Imported Style 3"/>
    <w:pPr>
      <w:numPr>
        <w:numId w:val="37"/>
      </w:numPr>
    </w:pPr>
  </w:style>
  <w:style w:type="numbering" w:customStyle="1" w:styleId="ImportedStyle4">
    <w:name w:val="Imported Style 4"/>
    <w:pPr>
      <w:numPr>
        <w:numId w:val="40"/>
      </w:numPr>
    </w:pPr>
  </w:style>
  <w:style w:type="character" w:customStyle="1" w:styleId="Hyperlink1">
    <w:name w:val="Hyperlink.1"/>
    <w:basedOn w:val="Hiperhivatkozs"/>
    <w:rPr>
      <w:outline w:val="0"/>
      <w:color w:val="0000FF"/>
      <w:u w:val="single" w:color="0000FF"/>
    </w:rPr>
  </w:style>
  <w:style w:type="character" w:customStyle="1" w:styleId="Hyperlink2">
    <w:name w:val="Hyperlink.2"/>
    <w:basedOn w:val="None"/>
    <w:rPr>
      <w:rFonts w:ascii="Times New Roman" w:eastAsia="Times New Roman" w:hAnsi="Times New Roman" w:cs="Times New Roman"/>
      <w:outline w:val="0"/>
      <w:color w:val="0000FF"/>
      <w:u w:val="single" w:color="0000FF"/>
      <w:lang w:val="en-US"/>
    </w:rPr>
  </w:style>
  <w:style w:type="paragraph" w:styleId="Jegyzetszveg">
    <w:name w:val="annotation text"/>
    <w:basedOn w:val="Norml"/>
    <w:link w:val="JegyzetszvegChar"/>
    <w:uiPriority w:val="99"/>
    <w:semiHidden/>
    <w:unhideWhenUsed/>
    <w:pPr>
      <w:spacing w:line="240" w:lineRule="auto"/>
    </w:pPr>
    <w:rPr>
      <w:sz w:val="20"/>
      <w:szCs w:val="20"/>
    </w:rPr>
  </w:style>
  <w:style w:type="character" w:customStyle="1" w:styleId="JegyzetszvegChar">
    <w:name w:val="Jegyzetszöveg Char"/>
    <w:basedOn w:val="Bekezdsalapbettpusa"/>
    <w:link w:val="Jegyzetszveg"/>
    <w:uiPriority w:val="99"/>
    <w:semiHidden/>
    <w:rPr>
      <w:rFonts w:cs="Arial Unicode MS"/>
      <w:color w:val="000000"/>
      <w:u w:color="000000"/>
      <w:lang w:val="de-DE"/>
      <w14:textOutline w14:w="12700" w14:cap="flat" w14:cmpd="sng" w14:algn="ctr">
        <w14:noFill/>
        <w14:prstDash w14:val="solid"/>
        <w14:miter w14:lim="400000"/>
      </w14:textOutline>
    </w:rPr>
  </w:style>
  <w:style w:type="character" w:styleId="Jegyzethivatkozs">
    <w:name w:val="annotation reference"/>
    <w:basedOn w:val="Bekezdsalapbettpusa"/>
    <w:uiPriority w:val="99"/>
    <w:semiHidden/>
    <w:unhideWhenUsed/>
    <w:rPr>
      <w:sz w:val="16"/>
      <w:szCs w:val="16"/>
    </w:rPr>
  </w:style>
  <w:style w:type="paragraph" w:styleId="Buborkszveg">
    <w:name w:val="Balloon Text"/>
    <w:basedOn w:val="Norml"/>
    <w:link w:val="BuborkszvegChar"/>
    <w:uiPriority w:val="99"/>
    <w:semiHidden/>
    <w:unhideWhenUsed/>
    <w:rsid w:val="00CD1D6B"/>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CD1D6B"/>
    <w:rPr>
      <w:rFonts w:ascii="Tahoma" w:hAnsi="Tahoma" w:cs="Tahoma"/>
      <w:color w:val="000000"/>
      <w:sz w:val="16"/>
      <w:szCs w:val="16"/>
      <w:u w:color="000000"/>
      <w:lang w:val="de-DE"/>
      <w14:textOutline w14:w="12700" w14:cap="flat" w14:cmpd="sng" w14:algn="ctr">
        <w14:noFill/>
        <w14:prstDash w14:val="solid"/>
        <w14:miter w14:lim="400000"/>
      </w14:textOutline>
    </w:rPr>
  </w:style>
  <w:style w:type="paragraph" w:styleId="Kpalrs">
    <w:name w:val="caption"/>
    <w:basedOn w:val="Norml"/>
    <w:next w:val="Norml"/>
    <w:uiPriority w:val="35"/>
    <w:unhideWhenUsed/>
    <w:qFormat/>
    <w:rsid w:val="007C328E"/>
    <w:pPr>
      <w:spacing w:after="200" w:line="240" w:lineRule="auto"/>
    </w:pPr>
    <w:rPr>
      <w:b/>
      <w:bCs/>
      <w:color w:val="4F81BD" w:themeColor="accent1"/>
      <w:sz w:val="18"/>
      <w:szCs w:val="18"/>
    </w:rPr>
  </w:style>
  <w:style w:type="paragraph" w:styleId="brajegyzk">
    <w:name w:val="table of figures"/>
    <w:basedOn w:val="Norml"/>
    <w:next w:val="Norml"/>
    <w:uiPriority w:val="99"/>
    <w:unhideWhenUsed/>
    <w:rsid w:val="00C5718B"/>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hu-HU" w:eastAsia="hu-HU"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pPr>
      <w:spacing w:after="120" w:line="360" w:lineRule="auto"/>
      <w:ind w:firstLine="340"/>
    </w:pPr>
    <w:rPr>
      <w:rFonts w:cs="Arial Unicode MS"/>
      <w:color w:val="000000"/>
      <w:sz w:val="24"/>
      <w:szCs w:val="24"/>
      <w:u w:color="000000"/>
      <w14:textOutline w14:w="12700" w14:cap="flat" w14:cmpd="sng" w14:algn="ctr">
        <w14:noFill/>
        <w14:prstDash w14:val="solid"/>
        <w14:miter w14:lim="400000"/>
      </w14:textOutline>
    </w:rPr>
  </w:style>
  <w:style w:type="paragraph" w:styleId="Cmsor1">
    <w:name w:val="heading 1"/>
    <w:next w:val="Norml"/>
    <w:pPr>
      <w:keepNext/>
      <w:keepLines/>
      <w:pageBreakBefore/>
      <w:spacing w:before="480" w:after="120" w:line="360" w:lineRule="auto"/>
      <w:ind w:firstLine="340"/>
      <w:outlineLvl w:val="0"/>
    </w:pPr>
    <w:rPr>
      <w:rFonts w:ascii="Cambria" w:eastAsia="Cambria" w:hAnsi="Cambria" w:cs="Cambria"/>
      <w:b/>
      <w:bCs/>
      <w:color w:val="4F6228"/>
      <w:sz w:val="32"/>
      <w:szCs w:val="32"/>
      <w:u w:color="4F6228"/>
    </w:rPr>
  </w:style>
  <w:style w:type="paragraph" w:styleId="Cmsor2">
    <w:name w:val="heading 2"/>
    <w:next w:val="Norml"/>
    <w:pPr>
      <w:keepNext/>
      <w:keepLines/>
      <w:spacing w:before="200" w:after="120" w:line="360" w:lineRule="auto"/>
      <w:ind w:firstLine="340"/>
      <w:outlineLvl w:val="1"/>
    </w:pPr>
    <w:rPr>
      <w:rFonts w:ascii="Cambria" w:eastAsia="Cambria" w:hAnsi="Cambria" w:cs="Cambria"/>
      <w:b/>
      <w:bCs/>
      <w:color w:val="090B05"/>
      <w:sz w:val="26"/>
      <w:szCs w:val="26"/>
      <w:u w:color="090B05"/>
    </w:rPr>
  </w:style>
  <w:style w:type="paragraph" w:styleId="Cmsor3">
    <w:name w:val="heading 3"/>
    <w:next w:val="Norml"/>
    <w:pPr>
      <w:keepNext/>
      <w:pBdr>
        <w:top w:val="single" w:sz="4" w:space="0" w:color="515151"/>
      </w:pBdr>
      <w:spacing w:before="360" w:after="40" w:line="288" w:lineRule="auto"/>
      <w:ind w:firstLine="340"/>
      <w:outlineLvl w:val="2"/>
    </w:pPr>
    <w:rPr>
      <w:rFonts w:ascii="Helvetica Neue" w:eastAsia="Helvetica Neue" w:hAnsi="Helvetica Neue" w:cs="Helvetica Neue"/>
      <w:color w:val="000000"/>
      <w:spacing w:val="5"/>
      <w:sz w:val="28"/>
      <w:szCs w:val="28"/>
      <w:u w:color="000000"/>
      <w14:textOutline w14:w="12700" w14:cap="flat" w14:cmpd="sng" w14:algn="ctr">
        <w14:noFill/>
        <w14:prstDash w14:val="solid"/>
        <w14:miter w14:lim="400000"/>
      </w14:textOutline>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lfej">
    <w:name w:val="header"/>
    <w:pPr>
      <w:tabs>
        <w:tab w:val="center" w:pos="4536"/>
        <w:tab w:val="right" w:pos="9072"/>
      </w:tabs>
      <w:spacing w:after="120" w:line="360" w:lineRule="auto"/>
      <w:ind w:firstLine="340"/>
    </w:pPr>
    <w:rPr>
      <w:rFonts w:cs="Arial Unicode MS"/>
      <w:color w:val="000000"/>
      <w:sz w:val="24"/>
      <w:szCs w:val="24"/>
      <w:u w:color="000000"/>
      <w:lang w:val="da-DK"/>
    </w:rPr>
  </w:style>
  <w:style w:type="paragraph" w:styleId="llb">
    <w:name w:val="footer"/>
    <w:pPr>
      <w:tabs>
        <w:tab w:val="center" w:pos="4536"/>
        <w:tab w:val="right" w:pos="9072"/>
      </w:tabs>
      <w:spacing w:after="120" w:line="360" w:lineRule="auto"/>
      <w:ind w:firstLine="340"/>
    </w:pPr>
    <w:rPr>
      <w:rFonts w:eastAsia="Times New Roman"/>
      <w:color w:val="000000"/>
      <w:sz w:val="24"/>
      <w:szCs w:val="24"/>
      <w:u w:color="000000"/>
    </w:rPr>
  </w:style>
  <w:style w:type="character" w:customStyle="1" w:styleId="NoneA">
    <w:name w:val="None A"/>
  </w:style>
  <w:style w:type="paragraph" w:customStyle="1" w:styleId="HeaderFooter">
    <w:name w:val="Header &amp; Footer"/>
    <w:pPr>
      <w:tabs>
        <w:tab w:val="right" w:pos="9020"/>
      </w:tabs>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customStyle="1" w:styleId="TitleA">
    <w:name w:val="Title A"/>
    <w:next w:val="Norml"/>
    <w:pPr>
      <w:spacing w:before="3840" w:after="120" w:line="360" w:lineRule="auto"/>
      <w:ind w:firstLine="340"/>
      <w:jc w:val="center"/>
    </w:pPr>
    <w:rPr>
      <w:rFonts w:cs="Arial Unicode MS"/>
      <w:b/>
      <w:bCs/>
      <w:color w:val="4F6228"/>
      <w:spacing w:val="5"/>
      <w:kern w:val="28"/>
      <w:sz w:val="96"/>
      <w:szCs w:val="96"/>
      <w:u w:color="4F6228"/>
    </w:rPr>
  </w:style>
  <w:style w:type="paragraph" w:customStyle="1" w:styleId="SubtitleA">
    <w:name w:val="Subtitle A"/>
    <w:next w:val="Norml"/>
    <w:pPr>
      <w:spacing w:after="4320" w:line="360" w:lineRule="auto"/>
      <w:ind w:firstLine="340"/>
      <w:jc w:val="center"/>
    </w:pPr>
    <w:rPr>
      <w:rFonts w:ascii="Cambria" w:hAnsi="Cambria" w:cs="Arial Unicode MS"/>
      <w:b/>
      <w:bCs/>
      <w:i/>
      <w:iCs/>
      <w:color w:val="4F6228"/>
      <w:spacing w:val="15"/>
      <w:sz w:val="56"/>
      <w:szCs w:val="56"/>
      <w:u w:color="4F6228"/>
      <w:lang w:val="da-DK"/>
    </w:rPr>
  </w:style>
  <w:style w:type="paragraph" w:styleId="TJ1">
    <w:name w:val="toc 1"/>
    <w:pPr>
      <w:tabs>
        <w:tab w:val="left" w:pos="637"/>
        <w:tab w:val="left" w:pos="880"/>
        <w:tab w:val="right" w:leader="dot" w:pos="8704"/>
      </w:tabs>
      <w:spacing w:after="100" w:line="276" w:lineRule="auto"/>
      <w:ind w:firstLine="340"/>
    </w:pPr>
    <w:rPr>
      <w:rFonts w:ascii="Calibri" w:eastAsia="Calibri" w:hAnsi="Calibri" w:cs="Calibri"/>
      <w:color w:val="000000"/>
      <w:sz w:val="22"/>
      <w:szCs w:val="22"/>
      <w:u w:color="000000"/>
    </w:rPr>
  </w:style>
  <w:style w:type="paragraph" w:styleId="TJ2">
    <w:name w:val="toc 2"/>
    <w:pPr>
      <w:tabs>
        <w:tab w:val="left" w:pos="1047"/>
        <w:tab w:val="left" w:pos="1100"/>
        <w:tab w:val="right" w:leader="dot" w:pos="8704"/>
      </w:tabs>
      <w:spacing w:after="100" w:line="276" w:lineRule="auto"/>
    </w:pPr>
    <w:rPr>
      <w:rFonts w:ascii="Calibri" w:eastAsia="Calibri" w:hAnsi="Calibri" w:cs="Calibri"/>
      <w:color w:val="000000"/>
      <w:sz w:val="22"/>
      <w:szCs w:val="22"/>
      <w:u w:color="000000"/>
    </w:rPr>
  </w:style>
  <w:style w:type="paragraph" w:styleId="TJ3">
    <w:name w:val="toc 3"/>
    <w:pPr>
      <w:tabs>
        <w:tab w:val="left" w:pos="1440"/>
        <w:tab w:val="left" w:pos="1540"/>
        <w:tab w:val="right" w:leader="dot" w:pos="8704"/>
      </w:tabs>
      <w:spacing w:after="100" w:line="276" w:lineRule="auto"/>
    </w:pPr>
    <w:rPr>
      <w:rFonts w:ascii="Calibri" w:eastAsia="Calibri" w:hAnsi="Calibri" w:cs="Calibri"/>
      <w:color w:val="000000"/>
      <w:sz w:val="22"/>
      <w:szCs w:val="22"/>
      <w:u w:color="000000"/>
    </w:rPr>
  </w:style>
  <w:style w:type="numbering" w:customStyle="1" w:styleId="ImportedStyle1">
    <w:name w:val="Imported Style 1"/>
    <w:pPr>
      <w:numPr>
        <w:numId w:val="16"/>
      </w:numPr>
    </w:pPr>
  </w:style>
  <w:style w:type="paragraph" w:customStyle="1" w:styleId="Default">
    <w:name w:val="Default"/>
    <w:pPr>
      <w:spacing w:before="160" w:after="120" w:line="288" w:lineRule="auto"/>
      <w:ind w:firstLine="340"/>
    </w:pPr>
    <w:rPr>
      <w:rFonts w:ascii="Helvetica Neue" w:hAnsi="Helvetica Neue" w:cs="Arial Unicode MS"/>
      <w:color w:val="000000"/>
      <w:sz w:val="24"/>
      <w:szCs w:val="24"/>
      <w:u w:color="000000"/>
      <w14:textOutline w14:w="12700" w14:cap="flat" w14:cmpd="sng" w14:algn="ctr">
        <w14:noFill/>
        <w14:prstDash w14:val="solid"/>
        <w14:miter w14:lim="400000"/>
      </w14:textOutline>
    </w:rPr>
  </w:style>
  <w:style w:type="numbering" w:customStyle="1" w:styleId="Bullets">
    <w:name w:val="Bullets"/>
    <w:pPr>
      <w:numPr>
        <w:numId w:val="18"/>
      </w:numPr>
    </w:pPr>
  </w:style>
  <w:style w:type="character" w:customStyle="1" w:styleId="None">
    <w:name w:val="None"/>
  </w:style>
  <w:style w:type="character" w:customStyle="1" w:styleId="Hyperlink0">
    <w:name w:val="Hyperlink.0"/>
    <w:basedOn w:val="None"/>
    <w:rPr>
      <w:rFonts w:ascii="Times New Roman" w:eastAsia="Times New Roman" w:hAnsi="Times New Roman" w:cs="Times New Roman"/>
      <w:outline w:val="0"/>
      <w:color w:val="0000FF"/>
      <w:u w:val="single" w:color="0000FF"/>
      <w:lang w:val="it-IT"/>
    </w:rPr>
  </w:style>
  <w:style w:type="paragraph" w:styleId="Listaszerbekezds">
    <w:name w:val="List Paragraph"/>
    <w:pPr>
      <w:spacing w:after="120" w:line="360" w:lineRule="auto"/>
      <w:ind w:left="720" w:firstLine="340"/>
    </w:pPr>
    <w:rPr>
      <w:rFonts w:cs="Arial Unicode MS"/>
      <w:color w:val="000000"/>
      <w:sz w:val="24"/>
      <w:szCs w:val="24"/>
      <w:u w:color="000000"/>
    </w:rPr>
  </w:style>
  <w:style w:type="numbering" w:customStyle="1" w:styleId="ImportedStyle2">
    <w:name w:val="Imported Style 2"/>
    <w:pPr>
      <w:numPr>
        <w:numId w:val="26"/>
      </w:numPr>
    </w:pPr>
  </w:style>
  <w:style w:type="numbering" w:customStyle="1" w:styleId="Numbered">
    <w:name w:val="Numbered"/>
    <w:pPr>
      <w:numPr>
        <w:numId w:val="29"/>
      </w:numPr>
    </w:pPr>
  </w:style>
  <w:style w:type="numbering" w:customStyle="1" w:styleId="ImportedStyle7">
    <w:name w:val="Imported Style 7"/>
    <w:pPr>
      <w:numPr>
        <w:numId w:val="31"/>
      </w:numPr>
    </w:pPr>
  </w:style>
  <w:style w:type="numbering" w:customStyle="1" w:styleId="ImportedStyle8">
    <w:name w:val="Imported Style 8"/>
    <w:pPr>
      <w:numPr>
        <w:numId w:val="34"/>
      </w:numPr>
    </w:pPr>
  </w:style>
  <w:style w:type="numbering" w:customStyle="1" w:styleId="ImportedStyle3">
    <w:name w:val="Imported Style 3"/>
    <w:pPr>
      <w:numPr>
        <w:numId w:val="37"/>
      </w:numPr>
    </w:pPr>
  </w:style>
  <w:style w:type="numbering" w:customStyle="1" w:styleId="ImportedStyle4">
    <w:name w:val="Imported Style 4"/>
    <w:pPr>
      <w:numPr>
        <w:numId w:val="40"/>
      </w:numPr>
    </w:pPr>
  </w:style>
  <w:style w:type="character" w:customStyle="1" w:styleId="Hyperlink1">
    <w:name w:val="Hyperlink.1"/>
    <w:basedOn w:val="Hiperhivatkozs"/>
    <w:rPr>
      <w:outline w:val="0"/>
      <w:color w:val="0000FF"/>
      <w:u w:val="single" w:color="0000FF"/>
    </w:rPr>
  </w:style>
  <w:style w:type="character" w:customStyle="1" w:styleId="Hyperlink2">
    <w:name w:val="Hyperlink.2"/>
    <w:basedOn w:val="None"/>
    <w:rPr>
      <w:rFonts w:ascii="Times New Roman" w:eastAsia="Times New Roman" w:hAnsi="Times New Roman" w:cs="Times New Roman"/>
      <w:outline w:val="0"/>
      <w:color w:val="0000FF"/>
      <w:u w:val="single" w:color="0000FF"/>
      <w:lang w:val="en-US"/>
    </w:rPr>
  </w:style>
  <w:style w:type="paragraph" w:styleId="Jegyzetszveg">
    <w:name w:val="annotation text"/>
    <w:basedOn w:val="Norml"/>
    <w:link w:val="JegyzetszvegChar"/>
    <w:uiPriority w:val="99"/>
    <w:semiHidden/>
    <w:unhideWhenUsed/>
    <w:pPr>
      <w:spacing w:line="240" w:lineRule="auto"/>
    </w:pPr>
    <w:rPr>
      <w:sz w:val="20"/>
      <w:szCs w:val="20"/>
    </w:rPr>
  </w:style>
  <w:style w:type="character" w:customStyle="1" w:styleId="JegyzetszvegChar">
    <w:name w:val="Jegyzetszöveg Char"/>
    <w:basedOn w:val="Bekezdsalapbettpusa"/>
    <w:link w:val="Jegyzetszveg"/>
    <w:uiPriority w:val="99"/>
    <w:semiHidden/>
    <w:rPr>
      <w:rFonts w:cs="Arial Unicode MS"/>
      <w:color w:val="000000"/>
      <w:u w:color="000000"/>
      <w:lang w:val="de-DE"/>
      <w14:textOutline w14:w="12700" w14:cap="flat" w14:cmpd="sng" w14:algn="ctr">
        <w14:noFill/>
        <w14:prstDash w14:val="solid"/>
        <w14:miter w14:lim="400000"/>
      </w14:textOutline>
    </w:rPr>
  </w:style>
  <w:style w:type="character" w:styleId="Jegyzethivatkozs">
    <w:name w:val="annotation reference"/>
    <w:basedOn w:val="Bekezdsalapbettpusa"/>
    <w:uiPriority w:val="99"/>
    <w:semiHidden/>
    <w:unhideWhenUsed/>
    <w:rPr>
      <w:sz w:val="16"/>
      <w:szCs w:val="16"/>
    </w:rPr>
  </w:style>
  <w:style w:type="paragraph" w:styleId="Buborkszveg">
    <w:name w:val="Balloon Text"/>
    <w:basedOn w:val="Norml"/>
    <w:link w:val="BuborkszvegChar"/>
    <w:uiPriority w:val="99"/>
    <w:semiHidden/>
    <w:unhideWhenUsed/>
    <w:rsid w:val="00CD1D6B"/>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CD1D6B"/>
    <w:rPr>
      <w:rFonts w:ascii="Tahoma" w:hAnsi="Tahoma" w:cs="Tahoma"/>
      <w:color w:val="000000"/>
      <w:sz w:val="16"/>
      <w:szCs w:val="16"/>
      <w:u w:color="000000"/>
      <w:lang w:val="de-DE"/>
      <w14:textOutline w14:w="12700" w14:cap="flat" w14:cmpd="sng" w14:algn="ctr">
        <w14:noFill/>
        <w14:prstDash w14:val="solid"/>
        <w14:miter w14:lim="400000"/>
      </w14:textOutline>
    </w:rPr>
  </w:style>
  <w:style w:type="paragraph" w:styleId="Kpalrs">
    <w:name w:val="caption"/>
    <w:basedOn w:val="Norml"/>
    <w:next w:val="Norml"/>
    <w:uiPriority w:val="35"/>
    <w:unhideWhenUsed/>
    <w:qFormat/>
    <w:rsid w:val="007C328E"/>
    <w:pPr>
      <w:spacing w:after="200" w:line="240" w:lineRule="auto"/>
    </w:pPr>
    <w:rPr>
      <w:b/>
      <w:bCs/>
      <w:color w:val="4F81BD" w:themeColor="accent1"/>
      <w:sz w:val="18"/>
      <w:szCs w:val="18"/>
    </w:rPr>
  </w:style>
  <w:style w:type="paragraph" w:styleId="brajegyzk">
    <w:name w:val="table of figures"/>
    <w:basedOn w:val="Norml"/>
    <w:next w:val="Norml"/>
    <w:uiPriority w:val="99"/>
    <w:unhideWhenUsed/>
    <w:rsid w:val="00C5718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favicon.io-"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file:///C:\Hengersor.hu\Projekt%20Y2022\petparadise.github.io\Recent%20version\Pet%20Paradise%20v4\Egy&#233;b%20dokumentumok\Dokumentacio%20PPP%20Y2022%20friss.docx"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file:///C:\Hengersor.hu\Projekt%20Y2022\petparadise.github.io\Recent%20version\Pet%20Paradise%20v4\Egy&#233;b%20dokumentumok\Dokumentacio%20PPP%20Y2022%20friss.docx"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stackoverflow.com/"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file:///C:\Hengersor.hu\Projekt%20Y2022\petparadise.github.io\Recent%20version\Pet%20Paradise%20v4\Egy&#233;b%20dokumentumok\Dokumentacio%20PPP%20Y2022%20friss.docx" TargetMode="External"/></Relationships>
</file>

<file path=word/theme/theme1.xml><?xml version="1.0" encoding="utf-8"?>
<a:theme xmlns:a="http://schemas.openxmlformats.org/drawingml/2006/main" name="Office-téma">
  <a:themeElements>
    <a:clrScheme name="Office-téma">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téma">
      <a:majorFont>
        <a:latin typeface="Helvetica Neue"/>
        <a:ea typeface="Helvetica Neue"/>
        <a:cs typeface="Helvetica Neue"/>
      </a:majorFont>
      <a:minorFont>
        <a:latin typeface="Helvetica Neue"/>
        <a:ea typeface="Helvetica Neue"/>
        <a:cs typeface="Helvetica Neue"/>
      </a:minorFont>
    </a:fontScheme>
    <a:fmtScheme name="Office-tém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5B0786-9A6F-4EDD-AB58-27010B91C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28</Pages>
  <Words>3986</Words>
  <Characters>27510</Characters>
  <Application>Microsoft Office Word</Application>
  <DocSecurity>0</DocSecurity>
  <Lines>229</Lines>
  <Paragraphs>62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31434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Adél</dc:creator>
  <cp:lastModifiedBy>Adél</cp:lastModifiedBy>
  <cp:revision>9</cp:revision>
  <cp:lastPrinted>2022-04-29T22:07:00Z</cp:lastPrinted>
  <dcterms:created xsi:type="dcterms:W3CDTF">2022-04-29T20:14:00Z</dcterms:created>
  <dcterms:modified xsi:type="dcterms:W3CDTF">2022-04-29T22:10:00Z</dcterms:modified>
</cp:coreProperties>
</file>